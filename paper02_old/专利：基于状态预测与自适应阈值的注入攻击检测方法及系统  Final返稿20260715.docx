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F9006A" w14:textId="77777777" w:rsidR="0086476F" w:rsidRPr="00703ED4" w:rsidRDefault="0086476F" w:rsidP="00A538CF">
      <w:pPr>
        <w:spacing w:line="360" w:lineRule="auto"/>
        <w:ind w:firstLineChars="1050" w:firstLine="2951"/>
        <w:rPr>
          <w:rFonts w:ascii="KaiTi" w:eastAsia="KaiTi" w:hAnsi="KaiTi" w:cs="华文楷体"/>
          <w:b/>
          <w:bCs/>
          <w:sz w:val="28"/>
          <w:szCs w:val="28"/>
        </w:rPr>
      </w:pPr>
    </w:p>
    <w:p w14:paraId="5B919F93" w14:textId="7983FBE9" w:rsidR="0086476F" w:rsidRPr="00703ED4" w:rsidDel="007D10F0" w:rsidRDefault="00841E2C" w:rsidP="00A538CF">
      <w:pPr>
        <w:spacing w:line="360" w:lineRule="auto"/>
        <w:ind w:firstLineChars="800" w:firstLine="2249"/>
        <w:rPr>
          <w:del w:id="0" w:author="于琪" w:date="2026-08-12T17:01:00Z"/>
          <w:rFonts w:ascii="KaiTi" w:eastAsia="KaiTi" w:hAnsi="KaiTi" w:cs="华文楷体"/>
          <w:b/>
          <w:sz w:val="28"/>
          <w:szCs w:val="28"/>
        </w:rPr>
      </w:pPr>
      <w:del w:id="1" w:author="于琪" w:date="2026-08-12T17:01:00Z">
        <w:r w:rsidRPr="00703ED4" w:rsidDel="007D10F0">
          <w:rPr>
            <w:rFonts w:ascii="KaiTi" w:eastAsia="KaiTi" w:hAnsi="KaiTi" w:cs="华文楷体" w:hint="eastAsia"/>
            <w:b/>
            <w:bCs/>
            <w:sz w:val="28"/>
            <w:szCs w:val="28"/>
          </w:rPr>
          <w:delText>南京众联专利代理有限公司</w:delText>
        </w:r>
      </w:del>
    </w:p>
    <w:p w14:paraId="7CA3A5A9" w14:textId="592AD451" w:rsidR="0086476F" w:rsidRPr="00703ED4" w:rsidDel="007D10F0" w:rsidRDefault="00841E2C" w:rsidP="00A538CF">
      <w:pPr>
        <w:spacing w:line="360" w:lineRule="auto"/>
        <w:rPr>
          <w:del w:id="2" w:author="于琪" w:date="2026-08-12T17:01:00Z"/>
          <w:rFonts w:ascii="KaiTi" w:eastAsia="KaiTi" w:hAnsi="KaiTi" w:cs="华文楷体"/>
          <w:b/>
          <w:sz w:val="28"/>
          <w:szCs w:val="28"/>
        </w:rPr>
      </w:pPr>
      <w:del w:id="3" w:author="于琪" w:date="2026-08-12T17:01:00Z">
        <w:r w:rsidRPr="00703ED4" w:rsidDel="007D10F0">
          <w:rPr>
            <w:rFonts w:ascii="KaiTi" w:eastAsia="KaiTi" w:hAnsi="KaiTi" w:cs="华文楷体" w:hint="eastAsia"/>
            <w:b/>
            <w:sz w:val="28"/>
            <w:szCs w:val="28"/>
          </w:rPr>
          <w:delText xml:space="preserve">                    专利代理文本</w:delText>
        </w:r>
      </w:del>
    </w:p>
    <w:p w14:paraId="720E238C" w14:textId="20A756AC" w:rsidR="001D4805" w:rsidRPr="00703ED4" w:rsidDel="007D10F0" w:rsidRDefault="00841E2C" w:rsidP="00A538CF">
      <w:pPr>
        <w:adjustRightInd w:val="0"/>
        <w:snapToGrid w:val="0"/>
        <w:spacing w:line="360" w:lineRule="auto"/>
        <w:rPr>
          <w:del w:id="4" w:author="于琪" w:date="2026-08-12T17:01:00Z"/>
          <w:rFonts w:ascii="KaiTi" w:eastAsia="KaiTi" w:hAnsi="KaiTi"/>
          <w:b/>
          <w:bCs/>
          <w:sz w:val="28"/>
          <w:szCs w:val="28"/>
        </w:rPr>
      </w:pPr>
      <w:del w:id="5" w:author="于琪" w:date="2026-08-12T17:01:00Z">
        <w:r w:rsidRPr="00703ED4" w:rsidDel="007D10F0">
          <w:rPr>
            <w:rFonts w:ascii="KaiTi" w:eastAsia="KaiTi" w:hAnsi="KaiTi" w:cs="华文楷体" w:hint="eastAsia"/>
            <w:b/>
            <w:sz w:val="28"/>
            <w:szCs w:val="28"/>
          </w:rPr>
          <w:delText>专利名称</w:delText>
        </w:r>
        <w:r w:rsidRPr="00703ED4" w:rsidDel="007D10F0">
          <w:rPr>
            <w:rFonts w:ascii="KaiTi" w:eastAsia="KaiTi" w:hAnsi="KaiTi" w:cs="华文楷体" w:hint="eastAsia"/>
            <w:sz w:val="28"/>
            <w:szCs w:val="28"/>
          </w:rPr>
          <w:delText>：</w:delText>
        </w:r>
        <w:commentRangeStart w:id="6"/>
        <w:r w:rsidR="009146F6" w:rsidDel="007D10F0">
          <w:rPr>
            <w:rFonts w:ascii="KaiTi" w:eastAsia="KaiTi" w:hAnsi="KaiTi"/>
            <w:bCs/>
            <w:sz w:val="28"/>
            <w:szCs w:val="28"/>
            <w:u w:val="single"/>
          </w:rPr>
          <w:delText>基于状态预测与自适应阈值的注入攻击检测方法</w:delText>
        </w:r>
        <w:r w:rsidR="003A6BDD" w:rsidRPr="00703ED4" w:rsidDel="007D10F0">
          <w:rPr>
            <w:rFonts w:ascii="KaiTi" w:eastAsia="KaiTi" w:hAnsi="KaiTi" w:hint="eastAsia"/>
            <w:bCs/>
            <w:sz w:val="28"/>
            <w:szCs w:val="28"/>
            <w:u w:val="single"/>
          </w:rPr>
          <w:delText>及系统</w:delText>
        </w:r>
        <w:commentRangeEnd w:id="6"/>
        <w:r w:rsidR="003A6BDD" w:rsidRPr="00703ED4" w:rsidDel="007D10F0">
          <w:rPr>
            <w:rStyle w:val="af1"/>
            <w:rFonts w:ascii="KaiTi" w:eastAsia="KaiTi" w:hAnsi="KaiTi"/>
            <w:b/>
            <w:bCs/>
            <w:sz w:val="28"/>
            <w:szCs w:val="28"/>
          </w:rPr>
          <w:commentReference w:id="6"/>
        </w:r>
      </w:del>
    </w:p>
    <w:p w14:paraId="2376B489" w14:textId="4ECF9ECD" w:rsidR="0086476F" w:rsidRPr="00703ED4" w:rsidDel="007D10F0" w:rsidRDefault="00841E2C" w:rsidP="00A538CF">
      <w:pPr>
        <w:adjustRightInd w:val="0"/>
        <w:snapToGrid w:val="0"/>
        <w:spacing w:line="360" w:lineRule="auto"/>
        <w:rPr>
          <w:del w:id="7" w:author="于琪" w:date="2026-08-12T17:01:00Z"/>
          <w:rFonts w:ascii="KaiTi" w:eastAsia="KaiTi" w:hAnsi="KaiTi" w:cs="华文楷体"/>
          <w:sz w:val="28"/>
          <w:szCs w:val="28"/>
          <w:u w:val="single"/>
        </w:rPr>
      </w:pPr>
      <w:del w:id="8" w:author="于琪" w:date="2026-08-12T17:01:00Z">
        <w:r w:rsidRPr="00703ED4" w:rsidDel="007D10F0">
          <w:rPr>
            <w:rFonts w:ascii="KaiTi" w:eastAsia="KaiTi" w:hAnsi="KaiTi" w:cs="华文楷体" w:hint="eastAsia"/>
            <w:b/>
            <w:bCs/>
            <w:noProof/>
            <w:sz w:val="28"/>
            <w:szCs w:val="28"/>
          </w:rPr>
          <w:drawing>
            <wp:anchor distT="0" distB="0" distL="114300" distR="114300" simplePos="0" relativeHeight="251669504" behindDoc="1" locked="0" layoutInCell="0" allowOverlap="1" wp14:anchorId="50DB04D3" wp14:editId="7D54E7D8">
              <wp:simplePos x="0" y="0"/>
              <wp:positionH relativeFrom="margin">
                <wp:posOffset>-81280</wp:posOffset>
              </wp:positionH>
              <wp:positionV relativeFrom="margin">
                <wp:align>center</wp:align>
              </wp:positionV>
              <wp:extent cx="6187440" cy="4870450"/>
              <wp:effectExtent l="19050" t="0" r="3810" b="0"/>
              <wp:wrapNone/>
              <wp:docPr id="5838" name="WordPictureWatermark21663798" descr="qq截图20130124150632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 name="WordPictureWatermark21663798" descr="qq截图20130124150632_副本"/>
                      <pic:cNvPicPr>
                        <a:picLocks noChangeAspect="1" noChangeArrowheads="1"/>
                      </pic:cNvPicPr>
                    </pic:nvPicPr>
                    <pic:blipFill>
                      <a:blip r:embed="rId11">
                        <a:lum bright="70000" contrast="-70000"/>
                      </a:blip>
                      <a:srcRect/>
                      <a:stretch>
                        <a:fillRect/>
                      </a:stretch>
                    </pic:blipFill>
                    <pic:spPr>
                      <a:xfrm>
                        <a:off x="0" y="0"/>
                        <a:ext cx="6187440" cy="4870450"/>
                      </a:xfrm>
                      <a:prstGeom prst="rect">
                        <a:avLst/>
                      </a:prstGeom>
                      <a:noFill/>
                      <a:ln w="9525">
                        <a:noFill/>
                        <a:miter lim="800000"/>
                        <a:headEnd/>
                        <a:tailEnd/>
                      </a:ln>
                    </pic:spPr>
                  </pic:pic>
                </a:graphicData>
              </a:graphic>
            </wp:anchor>
          </w:drawing>
        </w:r>
        <w:r w:rsidRPr="00703ED4" w:rsidDel="007D10F0">
          <w:rPr>
            <w:rFonts w:ascii="KaiTi" w:eastAsia="KaiTi" w:hAnsi="KaiTi" w:cs="华文楷体" w:hint="eastAsia"/>
            <w:b/>
            <w:bCs/>
            <w:sz w:val="28"/>
            <w:szCs w:val="28"/>
          </w:rPr>
          <w:delText>专利类型</w:delText>
        </w:r>
        <w:r w:rsidRPr="00703ED4" w:rsidDel="007D10F0">
          <w:rPr>
            <w:rFonts w:ascii="KaiTi" w:eastAsia="KaiTi" w:hAnsi="KaiTi" w:cs="华文楷体" w:hint="eastAsia"/>
            <w:sz w:val="28"/>
            <w:szCs w:val="28"/>
          </w:rPr>
          <w:delText>：</w:delText>
        </w:r>
        <w:r w:rsidRPr="00703ED4" w:rsidDel="007D10F0">
          <w:rPr>
            <w:rFonts w:ascii="KaiTi" w:eastAsia="KaiTi" w:hAnsi="KaiTi" w:cs="华文楷体" w:hint="eastAsia"/>
            <w:sz w:val="28"/>
            <w:szCs w:val="28"/>
            <w:u w:val="single"/>
          </w:rPr>
          <w:delText>发明</w:delText>
        </w:r>
        <w:r w:rsidR="00C6062B" w:rsidRPr="00703ED4" w:rsidDel="007D10F0">
          <w:rPr>
            <w:rFonts w:ascii="KaiTi" w:eastAsia="KaiTi" w:hAnsi="KaiTi" w:cs="华文楷体"/>
            <w:sz w:val="28"/>
            <w:szCs w:val="28"/>
            <w:u w:val="single"/>
          </w:rPr>
          <w:fldChar w:fldCharType="begin">
            <w:ffData>
              <w:name w:val=""/>
              <w:enabled/>
              <w:calcOnExit w:val="0"/>
              <w:checkBox>
                <w:sizeAuto/>
                <w:default w:val="1"/>
                <w:checked/>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r w:rsidRPr="00703ED4" w:rsidDel="007D10F0">
          <w:rPr>
            <w:rFonts w:ascii="KaiTi" w:eastAsia="KaiTi" w:hAnsi="KaiTi" w:cs="华文楷体" w:hint="eastAsia"/>
            <w:sz w:val="28"/>
            <w:szCs w:val="28"/>
            <w:u w:val="single"/>
          </w:rPr>
          <w:delText>实用新型</w:delText>
        </w:r>
        <w:r w:rsidR="00C6062B" w:rsidRPr="00703ED4" w:rsidDel="007D10F0">
          <w:rPr>
            <w:rFonts w:ascii="KaiTi" w:eastAsia="KaiTi" w:hAnsi="KaiTi" w:cs="华文楷体"/>
            <w:sz w:val="28"/>
            <w:szCs w:val="28"/>
            <w:u w:val="single"/>
          </w:rPr>
          <w:fldChar w:fldCharType="begin">
            <w:ffData>
              <w:name w:val="选中1"/>
              <w:enabled/>
              <w:calcOnExit w:val="0"/>
              <w:checkBox>
                <w:sizeAuto/>
                <w:default w:val="0"/>
                <w:checked w:val="0"/>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r w:rsidRPr="00703ED4" w:rsidDel="007D10F0">
          <w:rPr>
            <w:rFonts w:ascii="KaiTi" w:eastAsia="KaiTi" w:hAnsi="KaiTi" w:cs="华文楷体" w:hint="eastAsia"/>
            <w:sz w:val="28"/>
            <w:szCs w:val="28"/>
            <w:u w:val="single"/>
          </w:rPr>
          <w:delText>外观设计</w:delText>
        </w:r>
        <w:r w:rsidR="00C6062B" w:rsidRPr="00703ED4" w:rsidDel="007D10F0">
          <w:rPr>
            <w:rFonts w:ascii="KaiTi" w:eastAsia="KaiTi" w:hAnsi="KaiTi" w:cs="华文楷体"/>
            <w:sz w:val="28"/>
            <w:szCs w:val="28"/>
            <w:u w:val="single"/>
          </w:rPr>
          <w:fldChar w:fldCharType="begin">
            <w:ffData>
              <w:name w:val="选中1"/>
              <w:enabled/>
              <w:calcOnExit w:val="0"/>
              <w:checkBox>
                <w:sizeAuto/>
                <w:default w:val="0"/>
                <w:checked w:val="0"/>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del>
    </w:p>
    <w:p w14:paraId="1BF8BD38" w14:textId="0C76DDED" w:rsidR="0086476F" w:rsidRPr="00703ED4" w:rsidDel="007D10F0" w:rsidRDefault="00841E2C" w:rsidP="00A538CF">
      <w:pPr>
        <w:spacing w:line="360" w:lineRule="auto"/>
        <w:rPr>
          <w:del w:id="9" w:author="于琪" w:date="2026-08-12T17:01:00Z"/>
          <w:rFonts w:ascii="KaiTi" w:eastAsia="KaiTi" w:hAnsi="KaiTi" w:cs="华文楷体"/>
          <w:sz w:val="28"/>
          <w:szCs w:val="28"/>
          <w:u w:val="single"/>
        </w:rPr>
      </w:pPr>
      <w:del w:id="10" w:author="于琪" w:date="2026-08-12T17:01:00Z">
        <w:r w:rsidRPr="00703ED4" w:rsidDel="007D10F0">
          <w:rPr>
            <w:rFonts w:ascii="KaiTi" w:eastAsia="KaiTi" w:hAnsi="KaiTi" w:cs="华文楷体" w:hint="eastAsia"/>
            <w:b/>
            <w:bCs/>
            <w:sz w:val="28"/>
            <w:szCs w:val="28"/>
          </w:rPr>
          <w:delText>提前公开</w:delText>
        </w:r>
        <w:r w:rsidRPr="00703ED4" w:rsidDel="007D10F0">
          <w:rPr>
            <w:rFonts w:ascii="KaiTi" w:eastAsia="KaiTi" w:hAnsi="KaiTi" w:cs="华文楷体"/>
            <w:sz w:val="28"/>
            <w:szCs w:val="28"/>
          </w:rPr>
          <w:delText>：</w:delText>
        </w:r>
        <w:r w:rsidRPr="00703ED4" w:rsidDel="007D10F0">
          <w:rPr>
            <w:rFonts w:ascii="KaiTi" w:eastAsia="KaiTi" w:hAnsi="KaiTi" w:cs="华文楷体" w:hint="eastAsia"/>
            <w:sz w:val="28"/>
            <w:szCs w:val="28"/>
            <w:u w:val="single"/>
          </w:rPr>
          <w:delText>是</w:delText>
        </w:r>
        <w:bookmarkStart w:id="11" w:name="选中1"/>
        <w:r w:rsidR="00C6062B" w:rsidRPr="00703ED4" w:rsidDel="007D10F0">
          <w:rPr>
            <w:rFonts w:ascii="KaiTi" w:eastAsia="KaiTi" w:hAnsi="KaiTi" w:cs="华文楷体"/>
            <w:sz w:val="28"/>
            <w:szCs w:val="28"/>
            <w:u w:val="single"/>
          </w:rPr>
          <w:fldChar w:fldCharType="begin">
            <w:ffData>
              <w:name w:val="选中1"/>
              <w:enabled/>
              <w:calcOnExit w:val="0"/>
              <w:checkBox>
                <w:sizeAuto/>
                <w:default w:val="1"/>
                <w:checked/>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bookmarkEnd w:id="11"/>
        <w:r w:rsidRPr="00703ED4" w:rsidDel="007D10F0">
          <w:rPr>
            <w:rFonts w:ascii="KaiTi" w:eastAsia="KaiTi" w:hAnsi="KaiTi" w:cs="华文楷体" w:hint="eastAsia"/>
            <w:sz w:val="28"/>
            <w:szCs w:val="28"/>
            <w:u w:val="single"/>
          </w:rPr>
          <w:delText>否</w:delText>
        </w:r>
        <w:r w:rsidR="00C6062B" w:rsidRPr="00703ED4" w:rsidDel="007D10F0">
          <w:rPr>
            <w:rFonts w:ascii="KaiTi" w:eastAsia="KaiTi" w:hAnsi="KaiTi" w:cs="华文楷体"/>
            <w:sz w:val="28"/>
            <w:szCs w:val="28"/>
            <w:u w:val="single"/>
          </w:rPr>
          <w:fldChar w:fldCharType="begin">
            <w:ffData>
              <w:name w:val="选中1"/>
              <w:enabled/>
              <w:calcOnExit w:val="0"/>
              <w:checkBox>
                <w:sizeAuto/>
                <w:default w:val="0"/>
                <w:checked w:val="0"/>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r w:rsidRPr="00703ED4" w:rsidDel="007D10F0">
          <w:rPr>
            <w:rFonts w:ascii="KaiTi" w:eastAsia="KaiTi" w:hAnsi="KaiTi" w:cs="华文楷体" w:hint="eastAsia"/>
            <w:b/>
            <w:sz w:val="28"/>
            <w:szCs w:val="28"/>
          </w:rPr>
          <w:delText>实审请求</w:delText>
        </w:r>
        <w:r w:rsidRPr="00703ED4" w:rsidDel="007D10F0">
          <w:rPr>
            <w:rFonts w:ascii="KaiTi" w:eastAsia="KaiTi" w:hAnsi="KaiTi" w:cs="华文楷体"/>
            <w:b/>
            <w:sz w:val="28"/>
            <w:szCs w:val="28"/>
          </w:rPr>
          <w:delText>：</w:delText>
        </w:r>
        <w:r w:rsidRPr="00703ED4" w:rsidDel="007D10F0">
          <w:rPr>
            <w:rFonts w:ascii="KaiTi" w:eastAsia="KaiTi" w:hAnsi="KaiTi" w:cs="华文楷体" w:hint="eastAsia"/>
            <w:sz w:val="28"/>
            <w:szCs w:val="28"/>
            <w:u w:val="single"/>
          </w:rPr>
          <w:delText>是</w:delText>
        </w:r>
        <w:r w:rsidR="00C6062B" w:rsidRPr="00703ED4" w:rsidDel="007D10F0">
          <w:rPr>
            <w:rFonts w:ascii="KaiTi" w:eastAsia="KaiTi" w:hAnsi="KaiTi" w:cs="华文楷体"/>
            <w:sz w:val="28"/>
            <w:szCs w:val="28"/>
            <w:u w:val="single"/>
          </w:rPr>
          <w:fldChar w:fldCharType="begin">
            <w:ffData>
              <w:name w:val=""/>
              <w:enabled/>
              <w:calcOnExit w:val="0"/>
              <w:checkBox>
                <w:sizeAuto/>
                <w:default w:val="1"/>
                <w:checked/>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r w:rsidRPr="00703ED4" w:rsidDel="007D10F0">
          <w:rPr>
            <w:rFonts w:ascii="KaiTi" w:eastAsia="KaiTi" w:hAnsi="KaiTi" w:cs="华文楷体" w:hint="eastAsia"/>
            <w:sz w:val="28"/>
            <w:szCs w:val="28"/>
            <w:u w:val="single"/>
          </w:rPr>
          <w:delText>否</w:delText>
        </w:r>
        <w:r w:rsidR="00C6062B" w:rsidRPr="00703ED4" w:rsidDel="007D10F0">
          <w:rPr>
            <w:rFonts w:ascii="KaiTi" w:eastAsia="KaiTi" w:hAnsi="KaiTi" w:cs="华文楷体"/>
            <w:sz w:val="28"/>
            <w:szCs w:val="28"/>
            <w:u w:val="single"/>
          </w:rPr>
          <w:fldChar w:fldCharType="begin">
            <w:ffData>
              <w:name w:val="选中1"/>
              <w:enabled/>
              <w:calcOnExit w:val="0"/>
              <w:checkBox>
                <w:sizeAuto/>
                <w:default w:val="0"/>
                <w:checked w:val="0"/>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del>
    </w:p>
    <w:p w14:paraId="307FD1D4" w14:textId="6E73BCBA" w:rsidR="0086476F" w:rsidRPr="00703ED4" w:rsidDel="007D10F0" w:rsidRDefault="00841E2C" w:rsidP="00A538CF">
      <w:pPr>
        <w:spacing w:line="360" w:lineRule="auto"/>
        <w:rPr>
          <w:del w:id="12" w:author="于琪" w:date="2026-08-12T17:01:00Z"/>
          <w:rFonts w:ascii="KaiTi" w:eastAsia="KaiTi" w:hAnsi="KaiTi" w:cs="华文楷体"/>
          <w:b/>
          <w:sz w:val="28"/>
          <w:szCs w:val="28"/>
        </w:rPr>
      </w:pPr>
      <w:del w:id="13" w:author="于琪" w:date="2026-08-12T17:01:00Z">
        <w:r w:rsidRPr="00703ED4" w:rsidDel="007D10F0">
          <w:rPr>
            <w:rFonts w:ascii="KaiTi" w:eastAsia="KaiTi" w:hAnsi="KaiTi" w:cs="华文楷体" w:hint="eastAsia"/>
            <w:b/>
            <w:bCs/>
            <w:sz w:val="28"/>
            <w:szCs w:val="28"/>
          </w:rPr>
          <w:delText>优先权</w:delText>
        </w:r>
        <w:r w:rsidRPr="00703ED4" w:rsidDel="007D10F0">
          <w:rPr>
            <w:rFonts w:ascii="KaiTi" w:eastAsia="KaiTi" w:hAnsi="KaiTi" w:cs="华文楷体"/>
            <w:b/>
            <w:bCs/>
            <w:sz w:val="28"/>
            <w:szCs w:val="28"/>
          </w:rPr>
          <w:delText>：</w:delText>
        </w:r>
        <w:r w:rsidRPr="00703ED4" w:rsidDel="007D10F0">
          <w:rPr>
            <w:rFonts w:ascii="KaiTi" w:eastAsia="KaiTi" w:hAnsi="KaiTi" w:cs="华文楷体" w:hint="eastAsia"/>
            <w:sz w:val="28"/>
            <w:szCs w:val="28"/>
            <w:u w:val="single"/>
          </w:rPr>
          <w:delText>是</w:delText>
        </w:r>
        <w:r w:rsidR="00C6062B" w:rsidRPr="00703ED4" w:rsidDel="007D10F0">
          <w:rPr>
            <w:rFonts w:ascii="KaiTi" w:eastAsia="KaiTi" w:hAnsi="KaiTi" w:cs="华文楷体"/>
            <w:sz w:val="28"/>
            <w:szCs w:val="28"/>
            <w:u w:val="single"/>
          </w:rPr>
          <w:fldChar w:fldCharType="begin">
            <w:ffData>
              <w:name w:val="选中1"/>
              <w:enabled/>
              <w:calcOnExit w:val="0"/>
              <w:checkBox>
                <w:sizeAuto/>
                <w:default w:val="0"/>
                <w:checked w:val="0"/>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r w:rsidRPr="00703ED4" w:rsidDel="007D10F0">
          <w:rPr>
            <w:rFonts w:ascii="KaiTi" w:eastAsia="KaiTi" w:hAnsi="KaiTi" w:cs="华文楷体" w:hint="eastAsia"/>
            <w:sz w:val="28"/>
            <w:szCs w:val="28"/>
            <w:u w:val="single"/>
          </w:rPr>
          <w:delText>否</w:delText>
        </w:r>
        <w:r w:rsidR="00C6062B" w:rsidRPr="00703ED4" w:rsidDel="007D10F0">
          <w:rPr>
            <w:rFonts w:ascii="KaiTi" w:eastAsia="KaiTi" w:hAnsi="KaiTi" w:cs="华文楷体"/>
            <w:sz w:val="28"/>
            <w:szCs w:val="28"/>
            <w:u w:val="single"/>
          </w:rPr>
          <w:fldChar w:fldCharType="begin">
            <w:ffData>
              <w:name w:val=""/>
              <w:enabled/>
              <w:calcOnExit w:val="0"/>
              <w:checkBox>
                <w:sizeAuto/>
                <w:default w:val="1"/>
                <w:checked/>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r w:rsidRPr="00703ED4" w:rsidDel="007D10F0">
          <w:rPr>
            <w:rFonts w:ascii="KaiTi" w:eastAsia="KaiTi" w:hAnsi="KaiTi" w:cs="华文楷体" w:hint="eastAsia"/>
            <w:b/>
            <w:sz w:val="28"/>
            <w:szCs w:val="28"/>
          </w:rPr>
          <w:delText>优先权号</w:delText>
        </w:r>
        <w:r w:rsidRPr="00703ED4" w:rsidDel="007D10F0">
          <w:rPr>
            <w:rFonts w:ascii="KaiTi" w:eastAsia="KaiTi" w:hAnsi="KaiTi" w:cs="华文楷体"/>
            <w:b/>
            <w:sz w:val="28"/>
            <w:szCs w:val="28"/>
          </w:rPr>
          <w:delText>：</w:delText>
        </w:r>
      </w:del>
    </w:p>
    <w:p w14:paraId="32A18C9B" w14:textId="768BDCCE" w:rsidR="0086476F" w:rsidRPr="00703ED4" w:rsidDel="007D10F0" w:rsidRDefault="00841E2C" w:rsidP="00A538CF">
      <w:pPr>
        <w:spacing w:line="360" w:lineRule="auto"/>
        <w:rPr>
          <w:del w:id="14" w:author="于琪" w:date="2026-08-12T17:01:00Z"/>
          <w:rFonts w:ascii="KaiTi" w:eastAsia="KaiTi" w:hAnsi="KaiTi" w:cs="华文楷体"/>
          <w:sz w:val="28"/>
          <w:szCs w:val="28"/>
        </w:rPr>
      </w:pPr>
      <w:del w:id="15" w:author="于琪" w:date="2026-08-12T17:01:00Z">
        <w:r w:rsidRPr="00703ED4" w:rsidDel="007D10F0">
          <w:rPr>
            <w:rFonts w:ascii="KaiTi" w:eastAsia="KaiTi" w:hAnsi="KaiTi" w:cs="华文楷体" w:hint="eastAsia"/>
            <w:b/>
            <w:sz w:val="28"/>
            <w:szCs w:val="28"/>
          </w:rPr>
          <w:delText>申请人</w:delText>
        </w:r>
        <w:r w:rsidRPr="00703ED4" w:rsidDel="007D10F0">
          <w:rPr>
            <w:rFonts w:ascii="KaiTi" w:eastAsia="KaiTi" w:hAnsi="KaiTi" w:cs="华文楷体" w:hint="eastAsia"/>
            <w:sz w:val="28"/>
            <w:szCs w:val="28"/>
          </w:rPr>
          <w:delText>：</w:delText>
        </w:r>
        <w:r w:rsidRPr="00703ED4" w:rsidDel="007D10F0">
          <w:rPr>
            <w:rFonts w:ascii="KaiTi" w:eastAsia="KaiTi" w:hAnsi="KaiTi" w:cs="华文楷体" w:hint="eastAsia"/>
            <w:sz w:val="28"/>
            <w:szCs w:val="28"/>
            <w:u w:val="single"/>
          </w:rPr>
          <w:delText xml:space="preserve">东南大学         </w:delText>
        </w:r>
        <w:r w:rsidRPr="00703ED4" w:rsidDel="007D10F0">
          <w:rPr>
            <w:rFonts w:ascii="KaiTi" w:eastAsia="KaiTi" w:hAnsi="KaiTi" w:cs="华文楷体" w:hint="eastAsia"/>
            <w:b/>
            <w:sz w:val="28"/>
            <w:szCs w:val="28"/>
          </w:rPr>
          <w:delText>费减请求</w:delText>
        </w:r>
        <w:r w:rsidRPr="00703ED4" w:rsidDel="007D10F0">
          <w:rPr>
            <w:rFonts w:ascii="KaiTi" w:eastAsia="KaiTi" w:hAnsi="KaiTi" w:cs="华文楷体"/>
            <w:b/>
            <w:sz w:val="28"/>
            <w:szCs w:val="28"/>
          </w:rPr>
          <w:delText>：</w:delText>
        </w:r>
        <w:r w:rsidRPr="00703ED4" w:rsidDel="007D10F0">
          <w:rPr>
            <w:rFonts w:ascii="KaiTi" w:eastAsia="KaiTi" w:hAnsi="KaiTi" w:cs="华文楷体" w:hint="eastAsia"/>
            <w:sz w:val="28"/>
            <w:szCs w:val="28"/>
            <w:u w:val="single"/>
          </w:rPr>
          <w:delText>是</w:delText>
        </w:r>
        <w:r w:rsidR="00C6062B" w:rsidRPr="00703ED4" w:rsidDel="007D10F0">
          <w:rPr>
            <w:rFonts w:ascii="KaiTi" w:eastAsia="KaiTi" w:hAnsi="KaiTi" w:cs="华文楷体"/>
            <w:sz w:val="28"/>
            <w:szCs w:val="28"/>
            <w:u w:val="single"/>
          </w:rPr>
          <w:fldChar w:fldCharType="begin">
            <w:ffData>
              <w:name w:val=""/>
              <w:enabled/>
              <w:calcOnExit w:val="0"/>
              <w:checkBox>
                <w:sizeAuto/>
                <w:default w:val="1"/>
                <w:checked/>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r w:rsidRPr="00703ED4" w:rsidDel="007D10F0">
          <w:rPr>
            <w:rFonts w:ascii="KaiTi" w:eastAsia="KaiTi" w:hAnsi="KaiTi" w:cs="华文楷体" w:hint="eastAsia"/>
            <w:sz w:val="28"/>
            <w:szCs w:val="28"/>
            <w:u w:val="single"/>
          </w:rPr>
          <w:delText>否</w:delText>
        </w:r>
        <w:r w:rsidR="00C6062B" w:rsidRPr="00703ED4" w:rsidDel="007D10F0">
          <w:rPr>
            <w:rFonts w:ascii="KaiTi" w:eastAsia="KaiTi" w:hAnsi="KaiTi" w:cs="华文楷体"/>
            <w:sz w:val="28"/>
            <w:szCs w:val="28"/>
            <w:u w:val="single"/>
          </w:rPr>
          <w:fldChar w:fldCharType="begin">
            <w:ffData>
              <w:name w:val="选中1"/>
              <w:enabled/>
              <w:calcOnExit w:val="0"/>
              <w:checkBox>
                <w:sizeAuto/>
                <w:default w:val="0"/>
                <w:checked w:val="0"/>
              </w:checkBox>
            </w:ffData>
          </w:fldChar>
        </w:r>
        <w:r w:rsidRPr="00703ED4" w:rsidDel="007D10F0">
          <w:rPr>
            <w:rFonts w:ascii="KaiTi" w:eastAsia="KaiTi" w:hAnsi="KaiTi" w:cs="华文楷体"/>
            <w:sz w:val="28"/>
            <w:szCs w:val="28"/>
            <w:u w:val="single"/>
          </w:rPr>
          <w:delInstrText xml:space="preserve"> FORMCHECKBOX </w:delInstrText>
        </w:r>
        <w:r w:rsidR="00F42F09" w:rsidDel="007D10F0">
          <w:rPr>
            <w:rFonts w:ascii="KaiTi" w:eastAsia="KaiTi" w:hAnsi="KaiTi" w:cs="华文楷体"/>
            <w:sz w:val="28"/>
            <w:szCs w:val="28"/>
            <w:u w:val="single"/>
          </w:rPr>
        </w:r>
        <w:r w:rsidR="00F42F09" w:rsidDel="007D10F0">
          <w:rPr>
            <w:rFonts w:ascii="KaiTi" w:eastAsia="KaiTi" w:hAnsi="KaiTi" w:cs="华文楷体"/>
            <w:sz w:val="28"/>
            <w:szCs w:val="28"/>
            <w:u w:val="single"/>
          </w:rPr>
          <w:fldChar w:fldCharType="separate"/>
        </w:r>
        <w:r w:rsidR="00C6062B" w:rsidRPr="00703ED4" w:rsidDel="007D10F0">
          <w:rPr>
            <w:rFonts w:ascii="KaiTi" w:eastAsia="KaiTi" w:hAnsi="KaiTi" w:cs="华文楷体"/>
            <w:sz w:val="28"/>
            <w:szCs w:val="28"/>
            <w:u w:val="single"/>
          </w:rPr>
          <w:fldChar w:fldCharType="end"/>
        </w:r>
      </w:del>
    </w:p>
    <w:p w14:paraId="7A9BE0EF" w14:textId="76990D46" w:rsidR="0086476F" w:rsidRPr="00703ED4" w:rsidDel="007D10F0" w:rsidRDefault="00841E2C" w:rsidP="00A538CF">
      <w:pPr>
        <w:spacing w:line="360" w:lineRule="auto"/>
        <w:rPr>
          <w:del w:id="16" w:author="于琪" w:date="2026-08-12T17:01:00Z"/>
          <w:rFonts w:ascii="KaiTi" w:eastAsia="KaiTi" w:hAnsi="KaiTi" w:cs="华文楷体"/>
          <w:b/>
          <w:sz w:val="28"/>
          <w:szCs w:val="28"/>
        </w:rPr>
      </w:pPr>
      <w:del w:id="17" w:author="于琪" w:date="2026-08-12T17:01:00Z">
        <w:r w:rsidRPr="00703ED4" w:rsidDel="007D10F0">
          <w:rPr>
            <w:rFonts w:ascii="KaiTi" w:eastAsia="KaiTi" w:hAnsi="KaiTi" w:cs="华文楷体" w:hint="eastAsia"/>
            <w:b/>
            <w:sz w:val="28"/>
            <w:szCs w:val="28"/>
          </w:rPr>
          <w:delText>统一社会信用代码：</w:delText>
        </w:r>
      </w:del>
    </w:p>
    <w:p w14:paraId="49112DBB" w14:textId="0F286A69" w:rsidR="0086476F" w:rsidRPr="00703ED4" w:rsidDel="007D10F0" w:rsidRDefault="00841E2C" w:rsidP="00A538CF">
      <w:pPr>
        <w:spacing w:line="360" w:lineRule="auto"/>
        <w:rPr>
          <w:del w:id="18" w:author="于琪" w:date="2026-08-12T17:01:00Z"/>
          <w:rFonts w:ascii="KaiTi" w:eastAsia="KaiTi" w:hAnsi="KaiTi" w:cs="华文楷体"/>
          <w:sz w:val="28"/>
          <w:szCs w:val="28"/>
          <w:u w:val="single"/>
        </w:rPr>
      </w:pPr>
      <w:del w:id="19" w:author="于琪" w:date="2026-08-12T17:01:00Z">
        <w:r w:rsidRPr="00703ED4" w:rsidDel="007D10F0">
          <w:rPr>
            <w:rFonts w:ascii="KaiTi" w:eastAsia="KaiTi" w:hAnsi="KaiTi" w:cs="华文楷体" w:hint="eastAsia"/>
            <w:b/>
            <w:sz w:val="28"/>
            <w:szCs w:val="28"/>
          </w:rPr>
          <w:delText>申请人地址：</w:delText>
        </w:r>
        <w:r w:rsidRPr="00703ED4" w:rsidDel="007D10F0">
          <w:rPr>
            <w:rFonts w:ascii="KaiTi" w:eastAsia="KaiTi" w:hAnsi="KaiTi" w:cs="华文楷体" w:hint="eastAsia"/>
            <w:sz w:val="28"/>
            <w:szCs w:val="28"/>
            <w:u w:val="single"/>
          </w:rPr>
          <w:delText>南京市玄武区四牌楼2号</w:delText>
        </w:r>
      </w:del>
    </w:p>
    <w:p w14:paraId="331430FB" w14:textId="5233E6D8" w:rsidR="0086476F" w:rsidRPr="00703ED4" w:rsidDel="007D10F0" w:rsidRDefault="00841E2C" w:rsidP="00A538CF">
      <w:pPr>
        <w:spacing w:line="360" w:lineRule="auto"/>
        <w:rPr>
          <w:del w:id="20" w:author="于琪" w:date="2026-08-12T17:01:00Z"/>
          <w:rFonts w:ascii="KaiTi" w:eastAsia="KaiTi" w:hAnsi="KaiTi" w:cs="华文楷体"/>
          <w:b/>
          <w:sz w:val="28"/>
          <w:szCs w:val="28"/>
        </w:rPr>
      </w:pPr>
      <w:del w:id="21" w:author="于琪" w:date="2026-08-12T17:01:00Z">
        <w:r w:rsidRPr="00703ED4" w:rsidDel="007D10F0">
          <w:rPr>
            <w:rFonts w:ascii="KaiTi" w:eastAsia="KaiTi" w:hAnsi="KaiTi" w:cs="华文楷体" w:hint="eastAsia"/>
            <w:b/>
            <w:sz w:val="28"/>
            <w:szCs w:val="28"/>
          </w:rPr>
          <w:delText>邮编：</w:delText>
        </w:r>
        <w:r w:rsidRPr="00703ED4" w:rsidDel="007D10F0">
          <w:rPr>
            <w:rFonts w:ascii="KaiTi" w:eastAsia="KaiTi" w:hAnsi="KaiTi" w:cs="华文楷体"/>
            <w:sz w:val="28"/>
            <w:szCs w:val="28"/>
            <w:u w:val="single"/>
          </w:rPr>
          <w:delText>210096</w:delText>
        </w:r>
      </w:del>
    </w:p>
    <w:p w14:paraId="28A7E30E" w14:textId="5E9BC89F" w:rsidR="0086476F" w:rsidRPr="00703ED4" w:rsidDel="007D10F0" w:rsidRDefault="00841E2C" w:rsidP="00A538CF">
      <w:pPr>
        <w:spacing w:line="360" w:lineRule="auto"/>
        <w:rPr>
          <w:del w:id="22" w:author="于琪" w:date="2026-08-12T17:01:00Z"/>
          <w:rFonts w:ascii="KaiTi" w:eastAsia="KaiTi" w:hAnsi="KaiTi" w:cs="华文楷体"/>
          <w:sz w:val="28"/>
          <w:szCs w:val="28"/>
          <w:u w:val="single"/>
        </w:rPr>
      </w:pPr>
      <w:del w:id="23" w:author="于琪" w:date="2026-08-12T17:01:00Z">
        <w:r w:rsidRPr="00703ED4" w:rsidDel="007D10F0">
          <w:rPr>
            <w:rFonts w:ascii="KaiTi" w:eastAsia="KaiTi" w:hAnsi="KaiTi" w:cs="华文楷体" w:hint="eastAsia"/>
            <w:b/>
            <w:sz w:val="28"/>
            <w:szCs w:val="28"/>
          </w:rPr>
          <w:delText>发明人（请按顺序排列）：</w:delText>
        </w:r>
        <w:r w:rsidRPr="00703ED4" w:rsidDel="007D10F0">
          <w:rPr>
            <w:rFonts w:ascii="KaiTi" w:eastAsia="KaiTi" w:hAnsi="KaiTi" w:hint="eastAsia"/>
            <w:spacing w:val="-6"/>
            <w:kern w:val="0"/>
            <w:sz w:val="28"/>
            <w:szCs w:val="28"/>
            <w:u w:val="single"/>
          </w:rPr>
          <w:delText>_</w:delText>
        </w:r>
        <w:r w:rsidR="001D4805" w:rsidRPr="00703ED4" w:rsidDel="007D10F0">
          <w:rPr>
            <w:rFonts w:ascii="KaiTi" w:eastAsia="KaiTi" w:hAnsi="KaiTi" w:hint="eastAsia"/>
            <w:sz w:val="28"/>
            <w:szCs w:val="28"/>
            <w:u w:val="single"/>
          </w:rPr>
          <w:delText>于琪（370687198412154970），李伟</w:delText>
        </w:r>
        <w:r w:rsidR="00D005D4" w:rsidRPr="00703ED4" w:rsidDel="007D10F0">
          <w:rPr>
            <w:rFonts w:ascii="KaiTi" w:eastAsia="KaiTi" w:hAnsi="KaiTi" w:hint="eastAsia"/>
            <w:sz w:val="28"/>
            <w:szCs w:val="28"/>
            <w:u w:val="single"/>
          </w:rPr>
          <w:delText>（411002197801042510）</w:delText>
        </w:r>
        <w:r w:rsidR="00965846" w:rsidRPr="00703ED4" w:rsidDel="007D10F0">
          <w:rPr>
            <w:rFonts w:ascii="KaiTi" w:eastAsia="KaiTi" w:hAnsi="KaiTi" w:hint="eastAsia"/>
            <w:sz w:val="28"/>
            <w:szCs w:val="28"/>
            <w:u w:val="single"/>
          </w:rPr>
          <w:delText>，</w:delText>
        </w:r>
        <w:r w:rsidR="00965846" w:rsidRPr="00703ED4" w:rsidDel="007D10F0">
          <w:rPr>
            <w:rFonts w:ascii="KaiTi" w:eastAsia="KaiTi" w:hAnsi="KaiTi"/>
            <w:sz w:val="28"/>
            <w:szCs w:val="28"/>
            <w:u w:val="single"/>
          </w:rPr>
          <w:delText>段成阁</w:delText>
        </w:r>
        <w:r w:rsidR="008F0146" w:rsidRPr="00703ED4" w:rsidDel="007D10F0">
          <w:rPr>
            <w:rFonts w:ascii="KaiTi" w:eastAsia="KaiTi" w:hAnsi="KaiTi" w:hint="eastAsia"/>
            <w:sz w:val="28"/>
            <w:szCs w:val="28"/>
            <w:u w:val="single"/>
          </w:rPr>
          <w:delText>（370781198812163339）</w:delText>
        </w:r>
      </w:del>
    </w:p>
    <w:p w14:paraId="4BBE49B5" w14:textId="57185094" w:rsidR="0086476F" w:rsidRPr="00703ED4" w:rsidDel="007D10F0" w:rsidRDefault="00841E2C" w:rsidP="00A538CF">
      <w:pPr>
        <w:spacing w:line="360" w:lineRule="auto"/>
        <w:rPr>
          <w:del w:id="24" w:author="于琪" w:date="2026-08-12T17:01:00Z"/>
          <w:rFonts w:ascii="KaiTi" w:eastAsia="KaiTi" w:hAnsi="KaiTi" w:cs="华文楷体"/>
          <w:sz w:val="28"/>
          <w:szCs w:val="28"/>
          <w:u w:val="single"/>
        </w:rPr>
      </w:pPr>
      <w:del w:id="25" w:author="于琪" w:date="2026-08-12T17:01:00Z">
        <w:r w:rsidRPr="00703ED4" w:rsidDel="007D10F0">
          <w:rPr>
            <w:rFonts w:ascii="KaiTi" w:eastAsia="KaiTi" w:hAnsi="KaiTi" w:cs="华文楷体" w:hint="eastAsia"/>
            <w:b/>
            <w:sz w:val="28"/>
            <w:szCs w:val="28"/>
          </w:rPr>
          <w:delText>联系人</w:delText>
        </w:r>
        <w:r w:rsidRPr="00703ED4" w:rsidDel="007D10F0">
          <w:rPr>
            <w:rFonts w:ascii="KaiTi" w:eastAsia="KaiTi" w:hAnsi="KaiTi" w:cs="华文楷体" w:hint="eastAsia"/>
            <w:sz w:val="28"/>
            <w:szCs w:val="28"/>
          </w:rPr>
          <w:delText>：</w:delText>
        </w:r>
        <w:r w:rsidR="001D4805" w:rsidRPr="00703ED4" w:rsidDel="007D10F0">
          <w:rPr>
            <w:rFonts w:ascii="KaiTi" w:eastAsia="KaiTi" w:hAnsi="KaiTi" w:hint="eastAsia"/>
            <w:sz w:val="28"/>
            <w:szCs w:val="28"/>
            <w:u w:val="single"/>
          </w:rPr>
          <w:delText>于琪</w:delText>
        </w:r>
        <w:r w:rsidRPr="00703ED4" w:rsidDel="007D10F0">
          <w:rPr>
            <w:rFonts w:ascii="KaiTi" w:eastAsia="KaiTi" w:hAnsi="KaiTi" w:hint="eastAsia"/>
            <w:spacing w:val="-6"/>
            <w:kern w:val="0"/>
            <w:sz w:val="28"/>
            <w:szCs w:val="28"/>
            <w:u w:val="single"/>
          </w:rPr>
          <w:delText xml:space="preserve"> </w:delText>
        </w:r>
      </w:del>
    </w:p>
    <w:p w14:paraId="5E1E7261" w14:textId="570BC638" w:rsidR="0086476F" w:rsidRPr="00703ED4" w:rsidDel="007D10F0" w:rsidRDefault="00841E2C" w:rsidP="00A538CF">
      <w:pPr>
        <w:spacing w:line="360" w:lineRule="auto"/>
        <w:rPr>
          <w:del w:id="26" w:author="于琪" w:date="2026-08-12T17:01:00Z"/>
          <w:rFonts w:ascii="KaiTi" w:eastAsia="KaiTi" w:hAnsi="KaiTi"/>
          <w:spacing w:val="-6"/>
          <w:kern w:val="0"/>
          <w:sz w:val="28"/>
          <w:szCs w:val="28"/>
          <w:u w:val="single"/>
        </w:rPr>
      </w:pPr>
      <w:del w:id="27" w:author="于琪" w:date="2026-08-12T17:01:00Z">
        <w:r w:rsidRPr="00703ED4" w:rsidDel="007D10F0">
          <w:rPr>
            <w:rFonts w:ascii="KaiTi" w:eastAsia="KaiTi" w:hAnsi="KaiTi" w:cs="华文楷体" w:hint="eastAsia"/>
            <w:b/>
            <w:sz w:val="28"/>
            <w:szCs w:val="28"/>
          </w:rPr>
          <w:delText>联系电话</w:delText>
        </w:r>
        <w:r w:rsidRPr="00703ED4" w:rsidDel="007D10F0">
          <w:rPr>
            <w:rFonts w:ascii="KaiTi" w:eastAsia="KaiTi" w:hAnsi="KaiTi" w:cs="华文楷体" w:hint="eastAsia"/>
            <w:sz w:val="28"/>
            <w:szCs w:val="28"/>
          </w:rPr>
          <w:delText>：</w:delText>
        </w:r>
        <w:r w:rsidRPr="00703ED4" w:rsidDel="007D10F0">
          <w:rPr>
            <w:rFonts w:ascii="KaiTi" w:eastAsia="KaiTi" w:hAnsi="KaiTi"/>
            <w:spacing w:val="-6"/>
            <w:kern w:val="0"/>
            <w:sz w:val="28"/>
            <w:szCs w:val="28"/>
            <w:u w:val="single"/>
          </w:rPr>
          <w:delText>_</w:delText>
        </w:r>
        <w:r w:rsidR="001D4805" w:rsidRPr="00703ED4" w:rsidDel="007D10F0">
          <w:rPr>
            <w:rFonts w:ascii="KaiTi" w:eastAsia="KaiTi" w:hAnsi="KaiTi" w:hint="eastAsia"/>
            <w:sz w:val="28"/>
            <w:szCs w:val="28"/>
            <w:u w:val="single"/>
          </w:rPr>
          <w:delText>15951917889</w:delText>
        </w:r>
        <w:r w:rsidRPr="00703ED4" w:rsidDel="007D10F0">
          <w:rPr>
            <w:rFonts w:ascii="KaiTi" w:eastAsia="KaiTi" w:hAnsi="KaiTi" w:hint="eastAsia"/>
            <w:spacing w:val="-6"/>
            <w:kern w:val="0"/>
            <w:sz w:val="28"/>
            <w:szCs w:val="28"/>
            <w:u w:val="single"/>
          </w:rPr>
          <w:delText>_</w:delText>
        </w:r>
      </w:del>
    </w:p>
    <w:p w14:paraId="5116D3F8" w14:textId="1B0E7A25" w:rsidR="0086476F" w:rsidRPr="00703ED4" w:rsidDel="007D10F0" w:rsidRDefault="00841E2C" w:rsidP="00A538CF">
      <w:pPr>
        <w:spacing w:line="360" w:lineRule="auto"/>
        <w:rPr>
          <w:del w:id="28" w:author="于琪" w:date="2026-08-12T17:01:00Z"/>
          <w:rFonts w:ascii="KaiTi" w:eastAsia="KaiTi" w:hAnsi="KaiTi"/>
          <w:color w:val="7F7F7F"/>
          <w:sz w:val="28"/>
          <w:szCs w:val="28"/>
          <w:u w:val="single"/>
          <w:shd w:val="clear" w:color="auto" w:fill="F1F6F5"/>
        </w:rPr>
      </w:pPr>
      <w:del w:id="29" w:author="于琪" w:date="2026-08-12T17:01:00Z">
        <w:r w:rsidRPr="00703ED4" w:rsidDel="007D10F0">
          <w:rPr>
            <w:rFonts w:ascii="KaiTi" w:eastAsia="KaiTi" w:hAnsi="KaiTi" w:cs="华文楷体" w:hint="eastAsia"/>
            <w:b/>
            <w:sz w:val="28"/>
            <w:szCs w:val="28"/>
          </w:rPr>
          <w:delText>邮箱</w:delText>
        </w:r>
        <w:r w:rsidRPr="00703ED4" w:rsidDel="007D10F0">
          <w:rPr>
            <w:rFonts w:ascii="KaiTi" w:eastAsia="KaiTi" w:hAnsi="KaiTi" w:cs="华文楷体" w:hint="eastAsia"/>
            <w:sz w:val="28"/>
            <w:szCs w:val="28"/>
          </w:rPr>
          <w:delText>：</w:delText>
        </w:r>
        <w:r w:rsidR="001D4805" w:rsidRPr="00703ED4" w:rsidDel="007D10F0">
          <w:rPr>
            <w:rFonts w:ascii="KaiTi" w:eastAsia="KaiTi" w:hAnsi="KaiTi" w:hint="eastAsia"/>
            <w:sz w:val="28"/>
            <w:szCs w:val="28"/>
            <w:u w:val="single"/>
          </w:rPr>
          <w:delText>analyst2004@163.com</w:delText>
        </w:r>
      </w:del>
    </w:p>
    <w:p w14:paraId="73CEBE09" w14:textId="19B0E1D7" w:rsidR="0086476F" w:rsidRPr="00703ED4" w:rsidDel="007D10F0" w:rsidRDefault="00841E2C" w:rsidP="00A538CF">
      <w:pPr>
        <w:spacing w:line="360" w:lineRule="auto"/>
        <w:rPr>
          <w:del w:id="30" w:author="于琪" w:date="2026-08-12T17:01:00Z"/>
          <w:rFonts w:ascii="KaiTi" w:eastAsia="KaiTi" w:hAnsi="KaiTi" w:cs="华文楷体"/>
          <w:sz w:val="28"/>
          <w:szCs w:val="28"/>
        </w:rPr>
      </w:pPr>
      <w:del w:id="31" w:author="于琪" w:date="2026-08-12T17:01:00Z">
        <w:r w:rsidRPr="00703ED4" w:rsidDel="007D10F0">
          <w:rPr>
            <w:rFonts w:ascii="KaiTi" w:eastAsia="KaiTi" w:hAnsi="KaiTi" w:cs="华文楷体" w:hint="eastAsia"/>
            <w:b/>
            <w:bCs/>
            <w:sz w:val="28"/>
            <w:szCs w:val="28"/>
          </w:rPr>
          <w:delText>备注：</w:delText>
        </w:r>
      </w:del>
    </w:p>
    <w:p w14:paraId="5D5D6384" w14:textId="31D4B3D2" w:rsidR="0086476F" w:rsidRPr="00703ED4" w:rsidDel="007D10F0" w:rsidRDefault="0086476F" w:rsidP="00A538CF">
      <w:pPr>
        <w:spacing w:line="360" w:lineRule="auto"/>
        <w:rPr>
          <w:del w:id="32" w:author="于琪" w:date="2026-08-12T17:01:00Z"/>
          <w:rFonts w:ascii="KaiTi" w:eastAsia="KaiTi" w:hAnsi="KaiTi" w:cs="华文楷体"/>
          <w:b/>
          <w:sz w:val="28"/>
          <w:szCs w:val="28"/>
        </w:rPr>
      </w:pPr>
    </w:p>
    <w:p w14:paraId="62BFAFB8" w14:textId="48035A67" w:rsidR="0086476F" w:rsidRPr="00703ED4" w:rsidDel="007D10F0" w:rsidRDefault="0086476F" w:rsidP="00A538CF">
      <w:pPr>
        <w:spacing w:line="360" w:lineRule="auto"/>
        <w:rPr>
          <w:del w:id="33" w:author="于琪" w:date="2026-08-12T17:01:00Z"/>
          <w:rFonts w:ascii="KaiTi" w:eastAsia="KaiTi" w:hAnsi="KaiTi" w:cs="华文楷体"/>
          <w:b/>
          <w:sz w:val="28"/>
          <w:szCs w:val="28"/>
        </w:rPr>
      </w:pPr>
    </w:p>
    <w:p w14:paraId="6EC50DD7" w14:textId="013AA6EB" w:rsidR="0086476F" w:rsidRPr="00703ED4" w:rsidDel="007D10F0" w:rsidRDefault="00841E2C" w:rsidP="00A538CF">
      <w:pPr>
        <w:spacing w:line="360" w:lineRule="auto"/>
        <w:rPr>
          <w:del w:id="34" w:author="于琪" w:date="2026-08-12T17:01:00Z"/>
          <w:rFonts w:ascii="KaiTi" w:eastAsia="KaiTi" w:hAnsi="KaiTi" w:cs="华文楷体"/>
          <w:sz w:val="28"/>
          <w:szCs w:val="28"/>
        </w:rPr>
      </w:pPr>
      <w:del w:id="35" w:author="于琪" w:date="2026-08-12T17:01:00Z">
        <w:r w:rsidRPr="00703ED4" w:rsidDel="007D10F0">
          <w:rPr>
            <w:rFonts w:ascii="KaiTi" w:eastAsia="KaiTi" w:hAnsi="KaiTi" w:cs="华文楷体" w:hint="eastAsia"/>
            <w:b/>
            <w:sz w:val="28"/>
            <w:szCs w:val="28"/>
          </w:rPr>
          <w:delText>代理师</w:delText>
        </w:r>
        <w:r w:rsidRPr="00703ED4" w:rsidDel="007D10F0">
          <w:rPr>
            <w:rFonts w:ascii="KaiTi" w:eastAsia="KaiTi" w:hAnsi="KaiTi" w:cs="华文楷体" w:hint="eastAsia"/>
            <w:sz w:val="28"/>
            <w:szCs w:val="28"/>
          </w:rPr>
          <w:delText>：</w:delText>
        </w:r>
        <w:r w:rsidRPr="00703ED4" w:rsidDel="007D10F0">
          <w:rPr>
            <w:rFonts w:ascii="KaiTi" w:eastAsia="KaiTi" w:hAnsi="KaiTi" w:cs="华文楷体" w:hint="eastAsia"/>
            <w:sz w:val="28"/>
            <w:szCs w:val="28"/>
            <w:u w:val="single"/>
          </w:rPr>
          <w:delText>叶倩</w:delText>
        </w:r>
      </w:del>
    </w:p>
    <w:p w14:paraId="18B0F5CE" w14:textId="65799245" w:rsidR="0086476F" w:rsidRPr="00703ED4" w:rsidDel="007D10F0" w:rsidRDefault="00841E2C" w:rsidP="00A538CF">
      <w:pPr>
        <w:spacing w:line="360" w:lineRule="auto"/>
        <w:rPr>
          <w:del w:id="36" w:author="于琪" w:date="2026-08-12T17:01:00Z"/>
          <w:rFonts w:ascii="KaiTi" w:eastAsia="KaiTi" w:hAnsi="KaiTi" w:cs="华文楷体"/>
          <w:sz w:val="28"/>
          <w:szCs w:val="28"/>
        </w:rPr>
      </w:pPr>
      <w:del w:id="37" w:author="于琪" w:date="2026-08-12T17:01:00Z">
        <w:r w:rsidRPr="00703ED4" w:rsidDel="007D10F0">
          <w:rPr>
            <w:rFonts w:ascii="KaiTi" w:eastAsia="KaiTi" w:hAnsi="KaiTi" w:cs="华文楷体" w:hint="eastAsia"/>
            <w:b/>
            <w:sz w:val="28"/>
            <w:szCs w:val="28"/>
          </w:rPr>
          <w:delText>代理师电话</w:delText>
        </w:r>
        <w:r w:rsidRPr="00703ED4" w:rsidDel="007D10F0">
          <w:rPr>
            <w:rFonts w:ascii="KaiTi" w:eastAsia="KaiTi" w:hAnsi="KaiTi" w:cs="华文楷体" w:hint="eastAsia"/>
            <w:sz w:val="28"/>
            <w:szCs w:val="28"/>
          </w:rPr>
          <w:delText>：</w:delText>
        </w:r>
        <w:r w:rsidRPr="00703ED4" w:rsidDel="007D10F0">
          <w:rPr>
            <w:rFonts w:ascii="KaiTi" w:eastAsia="KaiTi" w:hAnsi="KaiTi" w:cs="华文楷体" w:hint="eastAsia"/>
            <w:sz w:val="28"/>
            <w:szCs w:val="28"/>
            <w:u w:val="single"/>
          </w:rPr>
          <w:delText xml:space="preserve">   025-83323232-113         </w:delText>
        </w:r>
        <w:r w:rsidRPr="00703ED4" w:rsidDel="007D10F0">
          <w:rPr>
            <w:rFonts w:ascii="KaiTi" w:eastAsia="KaiTi" w:hAnsi="KaiTi" w:cs="华文楷体" w:hint="eastAsia"/>
            <w:b/>
            <w:sz w:val="28"/>
            <w:szCs w:val="28"/>
          </w:rPr>
          <w:delText>邮箱</w:delText>
        </w:r>
        <w:r w:rsidRPr="00703ED4" w:rsidDel="007D10F0">
          <w:rPr>
            <w:rFonts w:ascii="KaiTi" w:eastAsia="KaiTi" w:hAnsi="KaiTi" w:cs="华文楷体" w:hint="eastAsia"/>
            <w:sz w:val="28"/>
            <w:szCs w:val="28"/>
          </w:rPr>
          <w:delText>：</w:delText>
        </w:r>
        <w:r w:rsidR="00386A6D" w:rsidRPr="00703ED4" w:rsidDel="007D10F0">
          <w:rPr>
            <w:rFonts w:ascii="KaiTi" w:eastAsia="KaiTi" w:hAnsi="KaiTi" w:cs="华文楷体" w:hint="eastAsia"/>
            <w:sz w:val="28"/>
            <w:szCs w:val="28"/>
            <w:u w:val="single"/>
          </w:rPr>
          <w:delText xml:space="preserve">   yeqian</w:delText>
        </w:r>
        <w:r w:rsidRPr="00703ED4" w:rsidDel="007D10F0">
          <w:rPr>
            <w:rFonts w:ascii="KaiTi" w:eastAsia="KaiTi" w:hAnsi="KaiTi" w:cs="华文楷体" w:hint="eastAsia"/>
            <w:sz w:val="28"/>
            <w:szCs w:val="28"/>
            <w:u w:val="single"/>
          </w:rPr>
          <w:delText xml:space="preserve">@njzlzl.com                      </w:delText>
        </w:r>
      </w:del>
    </w:p>
    <w:p w14:paraId="57D2ADAF" w14:textId="6D080F9C" w:rsidR="0086476F" w:rsidRPr="00703ED4" w:rsidDel="007D10F0" w:rsidRDefault="00841E2C" w:rsidP="00A538CF">
      <w:pPr>
        <w:spacing w:line="360" w:lineRule="auto"/>
        <w:rPr>
          <w:del w:id="38" w:author="于琪" w:date="2026-08-12T17:01:00Z"/>
          <w:rFonts w:ascii="KaiTi" w:eastAsia="KaiTi" w:hAnsi="KaiTi"/>
          <w:sz w:val="28"/>
          <w:szCs w:val="28"/>
        </w:rPr>
        <w:sectPr w:rsidR="0086476F" w:rsidRPr="00703ED4" w:rsidDel="007D10F0">
          <w:headerReference w:type="default" r:id="rId12"/>
          <w:footerReference w:type="default" r:id="rId13"/>
          <w:pgSz w:w="11906" w:h="16838"/>
          <w:pgMar w:top="1361" w:right="851" w:bottom="851" w:left="1418" w:header="794" w:footer="113" w:gutter="0"/>
          <w:cols w:space="720"/>
          <w:docGrid w:type="lines" w:linePitch="312"/>
        </w:sectPr>
      </w:pPr>
      <w:del w:id="41" w:author="于琪" w:date="2026-08-12T17:01:00Z">
        <w:r w:rsidRPr="00703ED4" w:rsidDel="007D10F0">
          <w:rPr>
            <w:rFonts w:ascii="KaiTi" w:eastAsia="KaiTi" w:hAnsi="KaiTi" w:cs="华文楷体" w:hint="eastAsia"/>
            <w:b/>
            <w:sz w:val="28"/>
            <w:szCs w:val="28"/>
          </w:rPr>
          <w:delText>市场部联系人：电话</w:delText>
        </w:r>
        <w:r w:rsidRPr="00703ED4" w:rsidDel="007D10F0">
          <w:rPr>
            <w:rFonts w:ascii="KaiTi" w:eastAsia="KaiTi" w:hAnsi="KaiTi" w:cs="华文楷体"/>
            <w:b/>
            <w:sz w:val="28"/>
            <w:szCs w:val="28"/>
          </w:rPr>
          <w:delText>：</w:delText>
        </w:r>
        <w:r w:rsidRPr="00703ED4" w:rsidDel="007D10F0">
          <w:rPr>
            <w:rFonts w:ascii="KaiTi" w:eastAsia="KaiTi" w:hAnsi="KaiTi" w:cs="华文楷体" w:hint="eastAsia"/>
            <w:b/>
            <w:sz w:val="28"/>
            <w:szCs w:val="28"/>
          </w:rPr>
          <w:delText>邮箱</w:delText>
        </w:r>
        <w:r w:rsidRPr="00703ED4" w:rsidDel="007D10F0">
          <w:rPr>
            <w:rFonts w:ascii="KaiTi" w:eastAsia="KaiTi" w:hAnsi="KaiTi" w:cs="华文楷体"/>
            <w:b/>
            <w:sz w:val="28"/>
            <w:szCs w:val="28"/>
          </w:rPr>
          <w:delText>：</w:delText>
        </w:r>
      </w:del>
    </w:p>
    <w:p w14:paraId="208D563A" w14:textId="625BD4B6" w:rsidR="0019615F" w:rsidRPr="00703ED4" w:rsidRDefault="00841E2C" w:rsidP="0019615F">
      <w:pPr>
        <w:spacing w:line="360" w:lineRule="auto"/>
        <w:ind w:firstLineChars="200" w:firstLine="560"/>
        <w:rPr>
          <w:rFonts w:ascii="KaiTi" w:eastAsia="KaiTi" w:hAnsi="KaiTi"/>
          <w:sz w:val="28"/>
          <w:szCs w:val="28"/>
        </w:rPr>
      </w:pPr>
      <w:bookmarkStart w:id="42" w:name="OLE_LINK85"/>
      <w:bookmarkStart w:id="43" w:name="OLE_LINK86"/>
      <w:bookmarkStart w:id="44" w:name="_GoBack"/>
      <w:bookmarkEnd w:id="44"/>
      <w:r w:rsidRPr="00703ED4">
        <w:rPr>
          <w:rFonts w:ascii="KaiTi" w:eastAsia="KaiTi" w:hAnsi="KaiTi" w:cs="华文楷体" w:hint="eastAsia"/>
          <w:sz w:val="28"/>
          <w:szCs w:val="28"/>
        </w:rPr>
        <w:t>本发明公开了</w:t>
      </w:r>
      <w:bookmarkEnd w:id="42"/>
      <w:bookmarkEnd w:id="43"/>
      <w:r w:rsidR="00703ED4" w:rsidRPr="00703ED4">
        <w:rPr>
          <w:rFonts w:ascii="KaiTi" w:eastAsia="KaiTi" w:hAnsi="KaiTi" w:cs="华文楷体"/>
          <w:sz w:val="28"/>
          <w:szCs w:val="28"/>
        </w:rPr>
        <w:t>一种</w:t>
      </w:r>
      <w:r w:rsidR="009146F6" w:rsidRPr="00937701">
        <w:rPr>
          <w:rFonts w:ascii="KaiTi" w:eastAsia="KaiTi" w:hAnsi="KaiTi" w:cs="华文楷体"/>
          <w:sz w:val="28"/>
          <w:szCs w:val="28"/>
          <w:rPrChange w:id="45" w:author="YU, QI (SI EP CEA R&amp;D DD)" w:date="2026-07-15T10:57:00Z">
            <w:rPr>
              <w:rFonts w:ascii="KaiTi" w:eastAsia="KaiTi" w:hAnsi="KaiTi" w:cs="华文楷体"/>
              <w:sz w:val="28"/>
              <w:szCs w:val="28"/>
              <w:highlight w:val="yellow"/>
            </w:rPr>
          </w:rPrChange>
        </w:rPr>
        <w:t>基于状态预测与自适应阈值的注入攻击检测方法</w:t>
      </w:r>
      <w:r w:rsidR="00703ED4" w:rsidRPr="00937701">
        <w:rPr>
          <w:rFonts w:ascii="KaiTi" w:eastAsia="KaiTi" w:hAnsi="KaiTi" w:cs="华文楷体"/>
          <w:sz w:val="28"/>
          <w:szCs w:val="28"/>
          <w:rPrChange w:id="46" w:author="YU, QI (SI EP CEA R&amp;D DD)" w:date="2026-07-15T10:57:00Z">
            <w:rPr>
              <w:rFonts w:ascii="KaiTi" w:eastAsia="KaiTi" w:hAnsi="KaiTi" w:cs="华文楷体"/>
              <w:sz w:val="28"/>
              <w:szCs w:val="28"/>
              <w:highlight w:val="yellow"/>
            </w:rPr>
          </w:rPrChange>
        </w:rPr>
        <w:t>及系统</w:t>
      </w:r>
      <w:r w:rsidR="00703ED4">
        <w:rPr>
          <w:rFonts w:ascii="KaiTi" w:eastAsia="KaiTi" w:hAnsi="KaiTi" w:cs="华文楷体"/>
          <w:sz w:val="28"/>
          <w:szCs w:val="28"/>
        </w:rPr>
        <w:t>，包括离线训练与在线检测</w:t>
      </w:r>
      <w:r w:rsidR="00703ED4">
        <w:rPr>
          <w:rFonts w:ascii="KaiTi" w:eastAsia="KaiTi" w:hAnsi="KaiTi" w:cs="华文楷体" w:hint="eastAsia"/>
          <w:sz w:val="28"/>
          <w:szCs w:val="28"/>
        </w:rPr>
        <w:t>；</w:t>
      </w:r>
      <w:r w:rsidR="00703ED4">
        <w:rPr>
          <w:rFonts w:ascii="KaiTi" w:eastAsia="KaiTi" w:hAnsi="KaiTi" w:cs="华文楷体"/>
          <w:sz w:val="28"/>
          <w:szCs w:val="28"/>
        </w:rPr>
        <w:t>在</w:t>
      </w:r>
      <w:r w:rsidR="006F5B65">
        <w:rPr>
          <w:rFonts w:ascii="KaiTi" w:eastAsia="KaiTi" w:hAnsi="KaiTi" w:cs="华文楷体"/>
          <w:sz w:val="28"/>
          <w:szCs w:val="28"/>
        </w:rPr>
        <w:t>离线训练</w:t>
      </w:r>
      <w:r w:rsidR="00703ED4">
        <w:rPr>
          <w:rFonts w:ascii="KaiTi" w:eastAsia="KaiTi" w:hAnsi="KaiTi" w:cs="华文楷体" w:hint="eastAsia"/>
          <w:sz w:val="28"/>
          <w:szCs w:val="28"/>
        </w:rPr>
        <w:t>中</w:t>
      </w:r>
      <w:r w:rsidR="00703ED4">
        <w:rPr>
          <w:rFonts w:ascii="KaiTi" w:eastAsia="KaiTi" w:hAnsi="KaiTi" w:cs="华文楷体"/>
          <w:sz w:val="28"/>
          <w:szCs w:val="28"/>
        </w:rPr>
        <w:t>，从</w:t>
      </w:r>
      <w:del w:id="47" w:author="YU, QI (SI EP CEA R&amp;D DD)" w:date="2026-07-15T10:59:00Z">
        <w:r w:rsidR="00703ED4" w:rsidDel="00937701">
          <w:rPr>
            <w:rFonts w:ascii="KaiTi" w:eastAsia="KaiTi" w:hAnsi="KaiTi" w:cs="华文楷体"/>
            <w:sz w:val="28"/>
            <w:szCs w:val="28"/>
          </w:rPr>
          <w:delText>多智能体</w:delText>
        </w:r>
      </w:del>
      <w:ins w:id="48" w:author="YU, QI (SI EP CEA R&amp;D DD)" w:date="2026-07-15T10:59:00Z">
        <w:r w:rsidR="00937701">
          <w:rPr>
            <w:rFonts w:ascii="KaiTi" w:eastAsia="KaiTi" w:hAnsi="KaiTi" w:cs="华文楷体"/>
            <w:sz w:val="28"/>
            <w:szCs w:val="28"/>
          </w:rPr>
          <w:t>多智能体系统</w:t>
        </w:r>
      </w:ins>
      <w:r w:rsidR="00703ED4" w:rsidRPr="00703ED4">
        <w:rPr>
          <w:rFonts w:ascii="KaiTi" w:eastAsia="KaiTi" w:hAnsi="KaiTi" w:cs="华文楷体"/>
          <w:sz w:val="28"/>
          <w:szCs w:val="28"/>
        </w:rPr>
        <w:t>正常运行历史日志中提取状态转移数据，结合物理可行性约束构建</w:t>
      </w:r>
      <w:del w:id="49" w:author="YU, QI (SI EP CEA R&amp;D DD)" w:date="2026-07-14T16:24:00Z">
        <w:r w:rsidR="00703ED4" w:rsidRPr="00703ED4" w:rsidDel="009B0A94">
          <w:rPr>
            <w:rFonts w:ascii="KaiTi" w:eastAsia="KaiTi" w:hAnsi="KaiTi" w:cs="华文楷体"/>
            <w:sz w:val="28"/>
            <w:szCs w:val="28"/>
          </w:rPr>
          <w:delText>状态转移矩阵</w:delText>
        </w:r>
      </w:del>
      <w:ins w:id="50" w:author="YU, QI (SI EP CEA R&amp;D DD)" w:date="2026-07-14T16:24:00Z">
        <w:r w:rsidR="009B0A94">
          <w:rPr>
            <w:rFonts w:ascii="KaiTi" w:eastAsia="KaiTi" w:hAnsi="KaiTi" w:cs="华文楷体"/>
            <w:sz w:val="28"/>
            <w:szCs w:val="28"/>
          </w:rPr>
          <w:t>状态转移概率矩阵</w:t>
        </w:r>
      </w:ins>
      <w:r w:rsidR="00703ED4" w:rsidRPr="00703ED4">
        <w:rPr>
          <w:rFonts w:ascii="KaiTi" w:eastAsia="KaiTi" w:hAnsi="KaiTi" w:cs="华文楷体"/>
          <w:sz w:val="28"/>
          <w:szCs w:val="28"/>
        </w:rPr>
        <w:t>，并通过贝叶斯网络推断各状态历史出现概率；再经网格搜索确定最优缩放系数，为每</w:t>
      </w:r>
      <w:r w:rsidR="007E6B6D">
        <w:rPr>
          <w:rFonts w:ascii="KaiTi" w:eastAsia="KaiTi" w:hAnsi="KaiTi" w:cs="华文楷体"/>
          <w:sz w:val="28"/>
          <w:szCs w:val="28"/>
        </w:rPr>
        <w:t>个状态生成自适应阈值，形成阈值映射表</w:t>
      </w:r>
      <w:r w:rsidR="007E6B6D">
        <w:rPr>
          <w:rFonts w:ascii="KaiTi" w:eastAsia="KaiTi" w:hAnsi="KaiTi" w:cs="华文楷体" w:hint="eastAsia"/>
          <w:sz w:val="28"/>
          <w:szCs w:val="28"/>
        </w:rPr>
        <w:t>；</w:t>
      </w:r>
      <w:r w:rsidR="00703ED4" w:rsidRPr="00703ED4">
        <w:rPr>
          <w:rFonts w:ascii="KaiTi" w:eastAsia="KaiTi" w:hAnsi="KaiTi" w:cs="华文楷体"/>
          <w:sz w:val="28"/>
          <w:szCs w:val="28"/>
        </w:rPr>
        <w:t>在线检测阶段，系统接收实时状态信息，经</w:t>
      </w:r>
      <w:del w:id="51" w:author="YU, QI (SI EP CEA R&amp;D DD)" w:date="2026-07-14T16:24:00Z">
        <w:r w:rsidR="00703ED4" w:rsidRPr="00703ED4" w:rsidDel="009B0A94">
          <w:rPr>
            <w:rFonts w:ascii="KaiTi" w:eastAsia="KaiTi" w:hAnsi="KaiTi" w:cs="华文楷体"/>
            <w:sz w:val="28"/>
            <w:szCs w:val="28"/>
          </w:rPr>
          <w:delText>状态转移矩阵</w:delText>
        </w:r>
      </w:del>
      <w:ins w:id="52" w:author="YU, QI (SI EP CEA R&amp;D DD)" w:date="2026-07-14T16:24:00Z">
        <w:r w:rsidR="009B0A94">
          <w:rPr>
            <w:rFonts w:ascii="KaiTi" w:eastAsia="KaiTi" w:hAnsi="KaiTi" w:cs="华文楷体"/>
            <w:sz w:val="28"/>
            <w:szCs w:val="28"/>
          </w:rPr>
          <w:t>状态转移概率矩阵</w:t>
        </w:r>
      </w:ins>
      <w:r w:rsidR="00703ED4" w:rsidRPr="00703ED4">
        <w:rPr>
          <w:rFonts w:ascii="KaiTi" w:eastAsia="KaiTi" w:hAnsi="KaiTi" w:cs="华文楷体"/>
          <w:sz w:val="28"/>
          <w:szCs w:val="28"/>
        </w:rPr>
        <w:t>预测下一时刻状态概率分布，计算实际观测状态向量与</w:t>
      </w:r>
      <w:del w:id="53" w:author="YU, QI (SI EP CEA R&amp;D DD)" w:date="2026-07-14T16:25:00Z">
        <w:r w:rsidR="00703ED4" w:rsidRPr="00703ED4" w:rsidDel="009B0A94">
          <w:rPr>
            <w:rFonts w:ascii="KaiTi" w:eastAsia="KaiTi" w:hAnsi="KaiTi" w:cs="华文楷体"/>
            <w:sz w:val="28"/>
            <w:szCs w:val="28"/>
          </w:rPr>
          <w:delText>预测状态向量</w:delText>
        </w:r>
      </w:del>
      <w:ins w:id="54" w:author="YU, QI (SI EP CEA R&amp;D DD)" w:date="2026-07-14T16:25:00Z">
        <w:r w:rsidR="009B0A94">
          <w:rPr>
            <w:rFonts w:ascii="KaiTi" w:eastAsia="KaiTi" w:hAnsi="KaiTi" w:cs="华文楷体"/>
            <w:sz w:val="28"/>
            <w:szCs w:val="28"/>
          </w:rPr>
          <w:t>预测概率向量</w:t>
        </w:r>
      </w:ins>
      <w:r w:rsidR="00703ED4" w:rsidRPr="00703ED4">
        <w:rPr>
          <w:rFonts w:ascii="KaiTi" w:eastAsia="KaiTi" w:hAnsi="KaiTi" w:cs="华文楷体"/>
          <w:sz w:val="28"/>
          <w:szCs w:val="28"/>
        </w:rPr>
        <w:t>间的偏差并与对应的自适应阈值比较：若超过阈值则判定为数据注入攻击；否则就更新预测分布，同时在线更新</w:t>
      </w:r>
      <w:del w:id="55" w:author="YU, QI (SI EP CEA R&amp;D DD)" w:date="2026-07-14T16:24:00Z">
        <w:r w:rsidR="00703ED4" w:rsidRPr="00703ED4" w:rsidDel="009B0A94">
          <w:rPr>
            <w:rFonts w:ascii="KaiTi" w:eastAsia="KaiTi" w:hAnsi="KaiTi" w:cs="华文楷体"/>
            <w:sz w:val="28"/>
            <w:szCs w:val="28"/>
          </w:rPr>
          <w:delText>状态转移矩阵</w:delText>
        </w:r>
      </w:del>
      <w:ins w:id="56" w:author="YU, QI (SI EP CEA R&amp;D DD)" w:date="2026-07-14T16:24:00Z">
        <w:r w:rsidR="009B0A94">
          <w:rPr>
            <w:rFonts w:ascii="KaiTi" w:eastAsia="KaiTi" w:hAnsi="KaiTi" w:cs="华文楷体"/>
            <w:sz w:val="28"/>
            <w:szCs w:val="28"/>
          </w:rPr>
          <w:t>状态转移概率矩阵</w:t>
        </w:r>
      </w:ins>
      <w:r w:rsidR="00703ED4" w:rsidRPr="00703ED4">
        <w:rPr>
          <w:rFonts w:ascii="KaiTi" w:eastAsia="KaiTi" w:hAnsi="KaiTi" w:cs="华文楷体"/>
          <w:sz w:val="28"/>
          <w:szCs w:val="28"/>
        </w:rPr>
        <w:t>，进入下一轮检测循环</w:t>
      </w:r>
      <w:r w:rsidR="002F38A8" w:rsidRPr="00703ED4">
        <w:rPr>
          <w:rFonts w:ascii="KaiTi" w:eastAsia="KaiTi" w:hAnsi="KaiTi" w:cs="微软雅黑" w:hint="eastAsia"/>
          <w:sz w:val="28"/>
          <w:szCs w:val="28"/>
        </w:rPr>
        <w:t>。</w:t>
      </w:r>
      <w:r w:rsidR="0019615F" w:rsidRPr="00703ED4">
        <w:rPr>
          <w:rFonts w:ascii="KaiTi" w:eastAsia="KaiTi" w:hAnsi="KaiTi"/>
          <w:sz w:val="28"/>
          <w:szCs w:val="28"/>
        </w:rPr>
        <w:t>本发明方法</w:t>
      </w:r>
      <w:r w:rsidR="0019615F">
        <w:rPr>
          <w:rFonts w:ascii="KaiTi" w:eastAsia="KaiTi" w:hAnsi="KaiTi" w:hint="eastAsia"/>
          <w:sz w:val="28"/>
          <w:szCs w:val="28"/>
        </w:rPr>
        <w:t>高效</w:t>
      </w:r>
      <w:r w:rsidR="0019615F">
        <w:rPr>
          <w:rFonts w:ascii="KaiTi" w:eastAsia="KaiTi" w:hAnsi="KaiTi"/>
          <w:sz w:val="28"/>
          <w:szCs w:val="28"/>
        </w:rPr>
        <w:t>可靠，适应于</w:t>
      </w:r>
      <w:r w:rsidR="00937701">
        <w:rPr>
          <w:rFonts w:ascii="KaiTi" w:eastAsia="KaiTi" w:hAnsi="KaiTi"/>
          <w:sz w:val="28"/>
          <w:szCs w:val="28"/>
        </w:rPr>
        <w:t>多智能体</w:t>
      </w:r>
      <w:r w:rsidR="0019615F">
        <w:rPr>
          <w:rFonts w:ascii="KaiTi" w:eastAsia="KaiTi" w:hAnsi="KaiTi"/>
          <w:sz w:val="28"/>
          <w:szCs w:val="28"/>
        </w:rPr>
        <w:t>协同生产</w:t>
      </w:r>
      <w:r w:rsidR="0019615F" w:rsidRPr="00703ED4">
        <w:rPr>
          <w:rFonts w:ascii="KaiTi" w:eastAsia="KaiTi" w:hAnsi="KaiTi"/>
          <w:sz w:val="28"/>
          <w:szCs w:val="28"/>
        </w:rPr>
        <w:t>场景。</w:t>
      </w:r>
    </w:p>
    <w:p w14:paraId="485E0836" w14:textId="0FE26E6D" w:rsidR="0086476F" w:rsidRPr="0019615F" w:rsidRDefault="0086476F" w:rsidP="00A538CF">
      <w:pPr>
        <w:spacing w:line="360" w:lineRule="auto"/>
        <w:ind w:firstLineChars="200" w:firstLine="536"/>
        <w:rPr>
          <w:rFonts w:ascii="KaiTi" w:eastAsia="KaiTi" w:hAnsi="KaiTi"/>
          <w:spacing w:val="-6"/>
          <w:kern w:val="0"/>
          <w:sz w:val="28"/>
          <w:szCs w:val="28"/>
        </w:rPr>
      </w:pPr>
    </w:p>
    <w:p w14:paraId="5A6DE033" w14:textId="77777777" w:rsidR="0086476F" w:rsidRPr="00703ED4" w:rsidRDefault="0086476F" w:rsidP="00A538CF">
      <w:pPr>
        <w:spacing w:line="360" w:lineRule="auto"/>
        <w:rPr>
          <w:rFonts w:ascii="KaiTi" w:eastAsia="KaiTi" w:hAnsi="KaiTi"/>
          <w:sz w:val="28"/>
          <w:szCs w:val="28"/>
        </w:rPr>
      </w:pPr>
    </w:p>
    <w:p w14:paraId="443EE389" w14:textId="77777777" w:rsidR="0086476F" w:rsidRPr="00703ED4" w:rsidRDefault="0086476F" w:rsidP="00A538CF">
      <w:pPr>
        <w:spacing w:line="360" w:lineRule="auto"/>
        <w:rPr>
          <w:rFonts w:ascii="KaiTi" w:eastAsia="KaiTi" w:hAnsi="KaiTi"/>
          <w:sz w:val="28"/>
          <w:szCs w:val="28"/>
        </w:rPr>
      </w:pPr>
    </w:p>
    <w:p w14:paraId="3BABE4E6" w14:textId="77777777" w:rsidR="0086476F" w:rsidRPr="00703ED4" w:rsidRDefault="0086476F" w:rsidP="00A538CF">
      <w:pPr>
        <w:spacing w:line="360" w:lineRule="auto"/>
        <w:rPr>
          <w:rFonts w:ascii="KaiTi" w:eastAsia="KaiTi" w:hAnsi="KaiTi"/>
          <w:sz w:val="28"/>
          <w:szCs w:val="28"/>
        </w:rPr>
      </w:pPr>
    </w:p>
    <w:p w14:paraId="4C791522" w14:textId="77777777" w:rsidR="0086476F" w:rsidRPr="00703ED4" w:rsidRDefault="0086476F" w:rsidP="00A538CF">
      <w:pPr>
        <w:spacing w:line="360" w:lineRule="auto"/>
        <w:rPr>
          <w:rFonts w:ascii="KaiTi" w:eastAsia="KaiTi" w:hAnsi="KaiTi"/>
          <w:sz w:val="28"/>
          <w:szCs w:val="28"/>
        </w:rPr>
      </w:pPr>
    </w:p>
    <w:p w14:paraId="5C2CA16D" w14:textId="77777777" w:rsidR="0086476F" w:rsidRPr="00703ED4" w:rsidRDefault="0086476F" w:rsidP="00A538CF">
      <w:pPr>
        <w:spacing w:line="360" w:lineRule="auto"/>
        <w:rPr>
          <w:rFonts w:ascii="KaiTi" w:eastAsia="KaiTi" w:hAnsi="KaiTi"/>
          <w:sz w:val="28"/>
          <w:szCs w:val="28"/>
        </w:rPr>
      </w:pPr>
    </w:p>
    <w:p w14:paraId="3739B7E7" w14:textId="77777777" w:rsidR="0086476F" w:rsidRPr="00703ED4" w:rsidRDefault="0086476F" w:rsidP="00A538CF">
      <w:pPr>
        <w:spacing w:line="360" w:lineRule="auto"/>
        <w:rPr>
          <w:rFonts w:ascii="KaiTi" w:eastAsia="KaiTi" w:hAnsi="KaiTi"/>
          <w:sz w:val="28"/>
          <w:szCs w:val="28"/>
        </w:rPr>
      </w:pPr>
    </w:p>
    <w:p w14:paraId="3C50E293" w14:textId="77777777" w:rsidR="0086476F" w:rsidRPr="00703ED4" w:rsidRDefault="0086476F" w:rsidP="00A538CF">
      <w:pPr>
        <w:spacing w:line="360" w:lineRule="auto"/>
        <w:rPr>
          <w:rFonts w:ascii="KaiTi" w:eastAsia="KaiTi" w:hAnsi="KaiTi"/>
          <w:sz w:val="28"/>
          <w:szCs w:val="28"/>
        </w:rPr>
      </w:pPr>
    </w:p>
    <w:p w14:paraId="0610EA16" w14:textId="77777777" w:rsidR="0086476F" w:rsidRPr="00703ED4" w:rsidRDefault="0086476F" w:rsidP="00A538CF">
      <w:pPr>
        <w:spacing w:line="360" w:lineRule="auto"/>
        <w:rPr>
          <w:rFonts w:ascii="KaiTi" w:eastAsia="KaiTi" w:hAnsi="KaiTi"/>
          <w:sz w:val="28"/>
          <w:szCs w:val="28"/>
        </w:rPr>
      </w:pPr>
    </w:p>
    <w:p w14:paraId="51F108CF" w14:textId="77777777" w:rsidR="0086476F" w:rsidRPr="00703ED4" w:rsidRDefault="0086476F" w:rsidP="00A538CF">
      <w:pPr>
        <w:spacing w:line="360" w:lineRule="auto"/>
        <w:rPr>
          <w:rFonts w:ascii="KaiTi" w:eastAsia="KaiTi" w:hAnsi="KaiTi"/>
          <w:sz w:val="28"/>
          <w:szCs w:val="28"/>
        </w:rPr>
      </w:pPr>
    </w:p>
    <w:p w14:paraId="26EBDD98" w14:textId="77777777" w:rsidR="0086476F" w:rsidRPr="00703ED4" w:rsidRDefault="0086476F" w:rsidP="00A538CF">
      <w:pPr>
        <w:spacing w:line="360" w:lineRule="auto"/>
        <w:rPr>
          <w:rFonts w:ascii="KaiTi" w:eastAsia="KaiTi" w:hAnsi="KaiTi"/>
          <w:sz w:val="28"/>
          <w:szCs w:val="28"/>
        </w:rPr>
      </w:pPr>
    </w:p>
    <w:p w14:paraId="41A0D561" w14:textId="77777777" w:rsidR="0086476F" w:rsidRPr="00703ED4" w:rsidRDefault="0086476F" w:rsidP="00A538CF">
      <w:pPr>
        <w:spacing w:line="360" w:lineRule="auto"/>
        <w:rPr>
          <w:rFonts w:ascii="KaiTi" w:eastAsia="KaiTi" w:hAnsi="KaiTi"/>
          <w:sz w:val="28"/>
          <w:szCs w:val="28"/>
        </w:rPr>
      </w:pPr>
    </w:p>
    <w:p w14:paraId="5226B6D0" w14:textId="77777777" w:rsidR="0086476F" w:rsidRPr="00703ED4" w:rsidRDefault="0086476F" w:rsidP="00A538CF">
      <w:pPr>
        <w:spacing w:line="360" w:lineRule="auto"/>
        <w:rPr>
          <w:rFonts w:ascii="KaiTi" w:eastAsia="KaiTi" w:hAnsi="KaiTi"/>
          <w:sz w:val="28"/>
          <w:szCs w:val="28"/>
        </w:rPr>
      </w:pPr>
    </w:p>
    <w:p w14:paraId="7ED73C19" w14:textId="77777777" w:rsidR="0086476F" w:rsidRPr="00703ED4" w:rsidRDefault="0086476F" w:rsidP="00A538CF">
      <w:pPr>
        <w:spacing w:line="360" w:lineRule="auto"/>
        <w:rPr>
          <w:rFonts w:ascii="KaiTi" w:eastAsia="KaiTi" w:hAnsi="KaiTi"/>
          <w:sz w:val="28"/>
          <w:szCs w:val="28"/>
        </w:rPr>
        <w:sectPr w:rsidR="0086476F" w:rsidRPr="00703ED4">
          <w:headerReference w:type="default" r:id="rId14"/>
          <w:footerReference w:type="default" r:id="rId15"/>
          <w:pgSz w:w="11906" w:h="16838"/>
          <w:pgMar w:top="1418" w:right="851" w:bottom="851" w:left="1418" w:header="851" w:footer="567" w:gutter="0"/>
          <w:pgNumType w:start="5"/>
          <w:cols w:space="425"/>
          <w:docGrid w:type="lines" w:linePitch="312"/>
        </w:sectPr>
      </w:pPr>
    </w:p>
    <w:p w14:paraId="222986B7" w14:textId="77777777" w:rsidR="0086476F" w:rsidRPr="00703ED4" w:rsidRDefault="0086476F" w:rsidP="00A538CF">
      <w:pPr>
        <w:spacing w:line="360" w:lineRule="auto"/>
        <w:rPr>
          <w:rFonts w:ascii="KaiTi" w:eastAsia="KaiTi" w:hAnsi="KaiTi"/>
          <w:sz w:val="28"/>
          <w:szCs w:val="28"/>
        </w:rPr>
      </w:pPr>
    </w:p>
    <w:p w14:paraId="2E21E93B" w14:textId="77777777" w:rsidR="0086476F" w:rsidRPr="00703ED4" w:rsidRDefault="0086476F" w:rsidP="00A538CF">
      <w:pPr>
        <w:spacing w:line="360" w:lineRule="auto"/>
        <w:rPr>
          <w:rFonts w:ascii="KaiTi" w:eastAsia="KaiTi" w:hAnsi="KaiTi"/>
          <w:sz w:val="28"/>
          <w:szCs w:val="28"/>
        </w:rPr>
      </w:pPr>
    </w:p>
    <w:p w14:paraId="65FD5299" w14:textId="40374901" w:rsidR="0086476F" w:rsidRPr="00703ED4" w:rsidRDefault="00703ED4" w:rsidP="00A538CF">
      <w:pPr>
        <w:spacing w:line="360" w:lineRule="auto"/>
        <w:ind w:firstLineChars="500" w:firstLine="1400"/>
        <w:rPr>
          <w:rFonts w:ascii="KaiTi" w:eastAsia="KaiTi" w:hAnsi="KaiTi"/>
          <w:sz w:val="28"/>
          <w:szCs w:val="28"/>
        </w:rPr>
      </w:pPr>
      <w:r w:rsidRPr="00703ED4">
        <w:rPr>
          <w:rFonts w:ascii="KaiTi" w:eastAsia="KaiTi" w:hAnsi="KaiTi"/>
          <w:noProof/>
          <w:sz w:val="28"/>
          <w:szCs w:val="28"/>
        </w:rPr>
        <w:drawing>
          <wp:inline distT="0" distB="0" distL="0" distR="0" wp14:anchorId="23F8831B" wp14:editId="5320852D">
            <wp:extent cx="4093384" cy="6279588"/>
            <wp:effectExtent l="0" t="0" r="2540" b="698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3384" cy="6279588"/>
                    </a:xfrm>
                    <a:prstGeom prst="rect">
                      <a:avLst/>
                    </a:prstGeom>
                  </pic:spPr>
                </pic:pic>
              </a:graphicData>
            </a:graphic>
          </wp:inline>
        </w:drawing>
      </w:r>
    </w:p>
    <w:p w14:paraId="4256B370" w14:textId="77777777" w:rsidR="0086476F" w:rsidRPr="00703ED4" w:rsidRDefault="0086476F" w:rsidP="00A538CF">
      <w:pPr>
        <w:spacing w:line="360" w:lineRule="auto"/>
        <w:rPr>
          <w:rFonts w:ascii="KaiTi" w:eastAsia="KaiTi" w:hAnsi="KaiTi"/>
          <w:sz w:val="28"/>
          <w:szCs w:val="28"/>
        </w:rPr>
      </w:pPr>
    </w:p>
    <w:p w14:paraId="132EB332" w14:textId="77777777" w:rsidR="0086476F" w:rsidRPr="00703ED4" w:rsidRDefault="0086476F" w:rsidP="00A538CF">
      <w:pPr>
        <w:spacing w:line="360" w:lineRule="auto"/>
        <w:rPr>
          <w:rFonts w:ascii="KaiTi" w:eastAsia="KaiTi" w:hAnsi="KaiTi"/>
          <w:sz w:val="28"/>
          <w:szCs w:val="28"/>
        </w:rPr>
      </w:pPr>
    </w:p>
    <w:p w14:paraId="019D4109" w14:textId="77777777" w:rsidR="0086476F" w:rsidRPr="00703ED4" w:rsidRDefault="0086476F" w:rsidP="00A538CF">
      <w:pPr>
        <w:spacing w:line="360" w:lineRule="auto"/>
        <w:rPr>
          <w:rFonts w:ascii="KaiTi" w:eastAsia="KaiTi" w:hAnsi="KaiTi"/>
          <w:sz w:val="28"/>
          <w:szCs w:val="28"/>
        </w:rPr>
      </w:pPr>
    </w:p>
    <w:p w14:paraId="08D4AEC5" w14:textId="77777777" w:rsidR="0086476F" w:rsidRPr="00703ED4" w:rsidRDefault="0086476F" w:rsidP="00A538CF">
      <w:pPr>
        <w:spacing w:line="360" w:lineRule="auto"/>
        <w:rPr>
          <w:rFonts w:ascii="KaiTi" w:eastAsia="KaiTi" w:hAnsi="KaiTi"/>
          <w:sz w:val="28"/>
          <w:szCs w:val="28"/>
        </w:rPr>
      </w:pPr>
    </w:p>
    <w:p w14:paraId="62416D65" w14:textId="77777777" w:rsidR="0086476F" w:rsidRPr="00703ED4" w:rsidRDefault="0086476F" w:rsidP="00A538CF">
      <w:pPr>
        <w:spacing w:line="360" w:lineRule="auto"/>
        <w:rPr>
          <w:rFonts w:ascii="KaiTi" w:eastAsia="KaiTi" w:hAnsi="KaiTi"/>
          <w:sz w:val="28"/>
          <w:szCs w:val="28"/>
        </w:rPr>
      </w:pPr>
    </w:p>
    <w:p w14:paraId="28698996" w14:textId="1AB71094" w:rsidR="0086476F" w:rsidRPr="00703ED4" w:rsidRDefault="0086476F" w:rsidP="00A538CF">
      <w:pPr>
        <w:spacing w:line="360" w:lineRule="auto"/>
        <w:rPr>
          <w:rFonts w:ascii="KaiTi" w:eastAsia="KaiTi" w:hAnsi="KaiTi"/>
          <w:sz w:val="28"/>
          <w:szCs w:val="28"/>
        </w:rPr>
        <w:sectPr w:rsidR="0086476F" w:rsidRPr="00703ED4">
          <w:headerReference w:type="default" r:id="rId17"/>
          <w:pgSz w:w="11906" w:h="16838"/>
          <w:pgMar w:top="1418" w:right="851" w:bottom="851" w:left="1418" w:header="851" w:footer="567" w:gutter="0"/>
          <w:pgNumType w:start="5"/>
          <w:cols w:space="425"/>
          <w:docGrid w:type="lines" w:linePitch="312"/>
        </w:sectPr>
      </w:pPr>
    </w:p>
    <w:p w14:paraId="01397105" w14:textId="1C83DC2A" w:rsidR="00BD0763" w:rsidRPr="00703ED4" w:rsidRDefault="00BD0763" w:rsidP="00A538CF">
      <w:pPr>
        <w:adjustRightInd w:val="0"/>
        <w:snapToGrid w:val="0"/>
        <w:spacing w:line="360" w:lineRule="auto"/>
        <w:rPr>
          <w:rFonts w:ascii="KaiTi" w:eastAsia="KaiTi" w:hAnsi="KaiTi"/>
          <w:sz w:val="28"/>
          <w:szCs w:val="28"/>
        </w:rPr>
      </w:pPr>
      <w:r w:rsidRPr="00703ED4">
        <w:rPr>
          <w:rFonts w:ascii="KaiTi" w:eastAsia="KaiTi" w:hAnsi="KaiTi" w:hint="eastAsia"/>
          <w:bCs/>
          <w:sz w:val="28"/>
          <w:szCs w:val="28"/>
        </w:rPr>
        <w:lastRenderedPageBreak/>
        <w:t>1、</w:t>
      </w:r>
      <w:r w:rsidR="009146F6" w:rsidRPr="009146F6">
        <w:rPr>
          <w:rFonts w:ascii="KaiTi" w:eastAsia="KaiTi" w:hAnsi="KaiTi"/>
          <w:bCs/>
          <w:sz w:val="28"/>
          <w:szCs w:val="28"/>
          <w:rPrChange w:id="57" w:author="YU, QI (SI EP CEA R&amp;D DD)" w:date="2026-07-14T16:20:00Z">
            <w:rPr>
              <w:rFonts w:ascii="KaiTi" w:eastAsia="KaiTi" w:hAnsi="KaiTi"/>
              <w:bCs/>
              <w:sz w:val="28"/>
              <w:szCs w:val="28"/>
              <w:highlight w:val="yellow"/>
            </w:rPr>
          </w:rPrChange>
        </w:rPr>
        <w:t>基于状态预测与自适应阈值的注入攻击检测方法</w:t>
      </w:r>
      <w:r w:rsidR="00841E2C" w:rsidRPr="00703ED4">
        <w:rPr>
          <w:rFonts w:ascii="KaiTi" w:eastAsia="KaiTi" w:hAnsi="KaiTi"/>
          <w:sz w:val="28"/>
          <w:szCs w:val="28"/>
        </w:rPr>
        <w:t>，其特征在于</w:t>
      </w:r>
      <w:r w:rsidR="00FB51C3" w:rsidRPr="00703ED4">
        <w:rPr>
          <w:rFonts w:ascii="KaiTi" w:eastAsia="KaiTi" w:hAnsi="KaiTi" w:hint="eastAsia"/>
          <w:sz w:val="28"/>
          <w:szCs w:val="28"/>
        </w:rPr>
        <w:t>：</w:t>
      </w:r>
      <w:r w:rsidRPr="00703ED4">
        <w:rPr>
          <w:rFonts w:ascii="KaiTi" w:eastAsia="KaiTi" w:hAnsi="KaiTi" w:hint="eastAsia"/>
          <w:sz w:val="28"/>
          <w:szCs w:val="28"/>
        </w:rPr>
        <w:t>包括</w:t>
      </w:r>
      <w:r w:rsidR="00FB51C3" w:rsidRPr="00703ED4">
        <w:rPr>
          <w:rFonts w:ascii="KaiTi" w:eastAsia="KaiTi" w:hAnsi="KaiTi" w:hint="eastAsia"/>
          <w:sz w:val="28"/>
          <w:szCs w:val="28"/>
        </w:rPr>
        <w:t>离线</w:t>
      </w:r>
      <w:r w:rsidR="00FB51C3" w:rsidRPr="00703ED4">
        <w:rPr>
          <w:rFonts w:ascii="KaiTi" w:eastAsia="KaiTi" w:hAnsi="KaiTi"/>
          <w:sz w:val="28"/>
          <w:szCs w:val="28"/>
        </w:rPr>
        <w:t>训练阶段和在线</w:t>
      </w:r>
      <w:r w:rsidR="00FB51C3" w:rsidRPr="00703ED4">
        <w:rPr>
          <w:rFonts w:ascii="KaiTi" w:eastAsia="KaiTi" w:hAnsi="KaiTi" w:hint="eastAsia"/>
          <w:sz w:val="28"/>
          <w:szCs w:val="28"/>
        </w:rPr>
        <w:t>检测</w:t>
      </w:r>
      <w:r w:rsidR="00FB51C3" w:rsidRPr="00703ED4">
        <w:rPr>
          <w:rFonts w:ascii="KaiTi" w:eastAsia="KaiTi" w:hAnsi="KaiTi"/>
          <w:sz w:val="28"/>
          <w:szCs w:val="28"/>
        </w:rPr>
        <w:t>阶段</w:t>
      </w:r>
      <w:r w:rsidR="00FB51C3" w:rsidRPr="00703ED4">
        <w:rPr>
          <w:rFonts w:ascii="KaiTi" w:eastAsia="KaiTi" w:hAnsi="KaiTi" w:hint="eastAsia"/>
          <w:sz w:val="28"/>
          <w:szCs w:val="28"/>
        </w:rPr>
        <w:t>；</w:t>
      </w:r>
    </w:p>
    <w:p w14:paraId="55D59C14" w14:textId="57EE4E40" w:rsidR="00FB51C3" w:rsidRPr="00703ED4" w:rsidRDefault="00FB51C3" w:rsidP="00A538CF">
      <w:pPr>
        <w:spacing w:line="360" w:lineRule="auto"/>
        <w:ind w:firstLineChars="200" w:firstLine="560"/>
        <w:rPr>
          <w:rFonts w:ascii="KaiTi" w:eastAsia="KaiTi" w:hAnsi="KaiTi" w:cs="华文楷体"/>
          <w:sz w:val="28"/>
          <w:szCs w:val="28"/>
        </w:rPr>
      </w:pPr>
      <w:r w:rsidRPr="00703ED4">
        <w:rPr>
          <w:rFonts w:ascii="KaiTi" w:eastAsia="KaiTi" w:hAnsi="KaiTi" w:hint="eastAsia"/>
          <w:sz w:val="28"/>
          <w:szCs w:val="28"/>
        </w:rPr>
        <w:t>所述</w:t>
      </w:r>
      <w:r w:rsidRPr="00703ED4">
        <w:rPr>
          <w:rFonts w:ascii="KaiTi" w:eastAsia="KaiTi" w:hAnsi="KaiTi"/>
          <w:sz w:val="28"/>
          <w:szCs w:val="28"/>
        </w:rPr>
        <w:t>离线训练阶段中</w:t>
      </w:r>
      <w:r w:rsidRPr="00703ED4">
        <w:rPr>
          <w:rFonts w:ascii="KaiTi" w:eastAsia="KaiTi" w:hAnsi="KaiTi" w:hint="eastAsia"/>
          <w:sz w:val="28"/>
          <w:szCs w:val="28"/>
        </w:rPr>
        <w:t>：</w:t>
      </w:r>
      <w:r w:rsidRPr="00703ED4">
        <w:rPr>
          <w:rFonts w:ascii="KaiTi" w:eastAsia="KaiTi" w:hAnsi="KaiTi"/>
          <w:sz w:val="28"/>
          <w:szCs w:val="28"/>
        </w:rPr>
        <w:t>构建状态转移预测模型，</w:t>
      </w:r>
      <w:r w:rsidRPr="00703ED4">
        <w:rPr>
          <w:rFonts w:ascii="KaiTi" w:eastAsia="KaiTi" w:hAnsi="KaiTi" w:cs="华文楷体"/>
          <w:sz w:val="28"/>
          <w:szCs w:val="28"/>
        </w:rPr>
        <w:t>从</w:t>
      </w:r>
      <w:r w:rsidR="009A0CC0" w:rsidRPr="00703ED4">
        <w:rPr>
          <w:rFonts w:ascii="KaiTi" w:eastAsia="KaiTi" w:hAnsi="KaiTi" w:cs="华文楷体" w:hint="eastAsia"/>
          <w:sz w:val="28"/>
          <w:szCs w:val="28"/>
        </w:rPr>
        <w:t>工业</w:t>
      </w:r>
      <w:del w:id="58" w:author="YU, QI (SI EP CEA R&amp;D DD)" w:date="2026-07-15T10:59:00Z">
        <w:r w:rsidRPr="00703ED4" w:rsidDel="00937701">
          <w:rPr>
            <w:rFonts w:ascii="KaiTi" w:eastAsia="KaiTi" w:hAnsi="KaiTi" w:cs="华文楷体"/>
            <w:sz w:val="28"/>
            <w:szCs w:val="28"/>
          </w:rPr>
          <w:delText>多智能体</w:delText>
        </w:r>
      </w:del>
      <w:ins w:id="59" w:author="YU, QI (SI EP CEA R&amp;D DD)" w:date="2026-07-15T10:59:00Z">
        <w:r w:rsidR="00937701">
          <w:rPr>
            <w:rFonts w:ascii="KaiTi" w:eastAsia="KaiTi" w:hAnsi="KaiTi" w:cs="华文楷体"/>
            <w:sz w:val="28"/>
            <w:szCs w:val="28"/>
          </w:rPr>
          <w:t>多智能体系统</w:t>
        </w:r>
      </w:ins>
      <w:r w:rsidRPr="00703ED4">
        <w:rPr>
          <w:rFonts w:ascii="KaiTi" w:eastAsia="KaiTi" w:hAnsi="KaiTi" w:cs="华文楷体"/>
          <w:sz w:val="28"/>
          <w:szCs w:val="28"/>
        </w:rPr>
        <w:t>正常运行</w:t>
      </w:r>
      <w:r w:rsidRPr="00703ED4">
        <w:rPr>
          <w:rFonts w:ascii="KaiTi" w:eastAsia="KaiTi" w:hAnsi="KaiTi" w:cs="华文楷体" w:hint="eastAsia"/>
          <w:sz w:val="28"/>
          <w:szCs w:val="28"/>
        </w:rPr>
        <w:t>的</w:t>
      </w:r>
      <w:r w:rsidRPr="00703ED4">
        <w:rPr>
          <w:rFonts w:ascii="KaiTi" w:eastAsia="KaiTi" w:hAnsi="KaiTi" w:cs="华文楷体"/>
          <w:sz w:val="28"/>
          <w:szCs w:val="28"/>
        </w:rPr>
        <w:t>历史数据中提取状态转移数据，</w:t>
      </w:r>
      <w:r w:rsidRPr="00703ED4">
        <w:rPr>
          <w:rFonts w:ascii="KaiTi" w:eastAsia="KaiTi" w:hAnsi="KaiTi" w:cs="华文楷体" w:hint="eastAsia"/>
          <w:sz w:val="28"/>
          <w:szCs w:val="28"/>
        </w:rPr>
        <w:t>基于</w:t>
      </w:r>
      <w:r w:rsidRPr="00703ED4">
        <w:rPr>
          <w:rFonts w:ascii="KaiTi" w:eastAsia="KaiTi" w:hAnsi="KaiTi" w:cs="华文楷体"/>
          <w:sz w:val="28"/>
          <w:szCs w:val="28"/>
        </w:rPr>
        <w:t>物理可行性约束构建</w:t>
      </w:r>
      <w:del w:id="60" w:author="YU, QI (SI EP CEA R&amp;D DD)" w:date="2026-07-14T16:24:00Z">
        <w:r w:rsidRPr="00703ED4" w:rsidDel="009B0A94">
          <w:rPr>
            <w:rFonts w:ascii="KaiTi" w:eastAsia="KaiTi" w:hAnsi="KaiTi" w:cs="华文楷体"/>
            <w:sz w:val="28"/>
            <w:szCs w:val="28"/>
          </w:rPr>
          <w:delText>状态转移矩阵</w:delText>
        </w:r>
      </w:del>
      <w:ins w:id="61" w:author="YU, QI (SI EP CEA R&amp;D DD)" w:date="2026-07-14T16:24:00Z">
        <w:r w:rsidR="009B0A94">
          <w:rPr>
            <w:rFonts w:ascii="KaiTi" w:eastAsia="KaiTi" w:hAnsi="KaiTi" w:cs="华文楷体"/>
            <w:sz w:val="28"/>
            <w:szCs w:val="28"/>
          </w:rPr>
          <w:t>状态转移概率矩阵</w:t>
        </w:r>
      </w:ins>
      <w:r w:rsidRPr="00703ED4">
        <w:rPr>
          <w:rFonts w:ascii="KaiTi" w:eastAsia="KaiTi" w:hAnsi="KaiTi" w:cs="华文楷体"/>
          <w:sz w:val="28"/>
          <w:szCs w:val="28"/>
        </w:rPr>
        <w:t>，并通过贝叶斯网络推断各状态历史出现概率；经网格搜索确定最优缩放系数</w:t>
      </w:r>
      <w:r w:rsidRPr="00703ED4">
        <w:rPr>
          <w:rFonts w:ascii="KaiTi" w:eastAsia="KaiTi" w:hAnsi="KaiTi" w:cs="华文楷体" w:hint="eastAsia"/>
          <w:sz w:val="28"/>
          <w:szCs w:val="28"/>
        </w:rPr>
        <w:t>后</w:t>
      </w:r>
      <w:r w:rsidRPr="00703ED4">
        <w:rPr>
          <w:rFonts w:ascii="KaiTi" w:eastAsia="KaiTi" w:hAnsi="KaiTi" w:cs="华文楷体"/>
          <w:sz w:val="28"/>
          <w:szCs w:val="28"/>
        </w:rPr>
        <w:t>，为每个状态生成自适应容错阈值，形成阈值映射表</w:t>
      </w:r>
      <w:r w:rsidRPr="00703ED4">
        <w:rPr>
          <w:rFonts w:ascii="KaiTi" w:eastAsia="KaiTi" w:hAnsi="KaiTi" w:cs="华文楷体" w:hint="eastAsia"/>
          <w:sz w:val="28"/>
          <w:szCs w:val="28"/>
        </w:rPr>
        <w:t>；</w:t>
      </w:r>
    </w:p>
    <w:p w14:paraId="4676CA28" w14:textId="61BD88A9" w:rsidR="00FB51C3" w:rsidRPr="00703ED4" w:rsidRDefault="002F7CC0" w:rsidP="00C30D18">
      <w:pPr>
        <w:spacing w:line="360" w:lineRule="auto"/>
        <w:ind w:firstLineChars="200" w:firstLine="560"/>
        <w:rPr>
          <w:rFonts w:ascii="KaiTi" w:eastAsia="KaiTi" w:hAnsi="KaiTi"/>
          <w:sz w:val="28"/>
          <w:szCs w:val="28"/>
        </w:rPr>
      </w:pPr>
      <w:r w:rsidRPr="00703ED4">
        <w:rPr>
          <w:rFonts w:ascii="KaiTi" w:eastAsia="KaiTi" w:hAnsi="KaiTi" w:cs="华文楷体" w:hint="eastAsia"/>
          <w:sz w:val="28"/>
          <w:szCs w:val="28"/>
        </w:rPr>
        <w:t>所述</w:t>
      </w:r>
      <w:r w:rsidRPr="00703ED4">
        <w:rPr>
          <w:rFonts w:ascii="KaiTi" w:eastAsia="KaiTi" w:hAnsi="KaiTi" w:cs="华文楷体"/>
          <w:sz w:val="28"/>
          <w:szCs w:val="28"/>
        </w:rPr>
        <w:t>在线检测阶段</w:t>
      </w:r>
      <w:r w:rsidRPr="00703ED4">
        <w:rPr>
          <w:rFonts w:ascii="KaiTi" w:eastAsia="KaiTi" w:hAnsi="KaiTi" w:cs="华文楷体" w:hint="eastAsia"/>
          <w:sz w:val="28"/>
          <w:szCs w:val="28"/>
        </w:rPr>
        <w:t>：</w:t>
      </w:r>
      <w:r w:rsidR="00C30D18" w:rsidRPr="00703ED4">
        <w:rPr>
          <w:rFonts w:ascii="KaiTi" w:eastAsia="KaiTi" w:hAnsi="KaiTi" w:cs="华文楷体" w:hint="eastAsia"/>
          <w:sz w:val="28"/>
          <w:szCs w:val="28"/>
        </w:rPr>
        <w:t>基于</w:t>
      </w:r>
      <w:r w:rsidR="00FB51C3" w:rsidRPr="00703ED4">
        <w:rPr>
          <w:rFonts w:ascii="KaiTi" w:eastAsia="KaiTi" w:hAnsi="KaiTi" w:cs="华文楷体"/>
          <w:sz w:val="28"/>
          <w:szCs w:val="28"/>
        </w:rPr>
        <w:t>实时状态信息，经</w:t>
      </w:r>
      <w:del w:id="62" w:author="YU, QI (SI EP CEA R&amp;D DD)" w:date="2026-07-14T16:24:00Z">
        <w:r w:rsidR="00FB51C3" w:rsidRPr="00703ED4" w:rsidDel="009B0A94">
          <w:rPr>
            <w:rFonts w:ascii="KaiTi" w:eastAsia="KaiTi" w:hAnsi="KaiTi" w:cs="华文楷体"/>
            <w:sz w:val="28"/>
            <w:szCs w:val="28"/>
          </w:rPr>
          <w:delText>状态转移矩阵</w:delText>
        </w:r>
      </w:del>
      <w:ins w:id="63" w:author="YU, QI (SI EP CEA R&amp;D DD)" w:date="2026-07-14T16:24:00Z">
        <w:r w:rsidR="009B0A94">
          <w:rPr>
            <w:rFonts w:ascii="KaiTi" w:eastAsia="KaiTi" w:hAnsi="KaiTi" w:cs="华文楷体"/>
            <w:sz w:val="28"/>
            <w:szCs w:val="28"/>
          </w:rPr>
          <w:t>状态转移概率矩阵</w:t>
        </w:r>
      </w:ins>
      <w:r w:rsidR="00FB51C3" w:rsidRPr="00703ED4">
        <w:rPr>
          <w:rFonts w:ascii="KaiTi" w:eastAsia="KaiTi" w:hAnsi="KaiTi" w:cs="华文楷体"/>
          <w:sz w:val="28"/>
          <w:szCs w:val="28"/>
        </w:rPr>
        <w:t>预测下一时刻状态概率分布，计算实际观测状态向量与</w:t>
      </w:r>
      <w:del w:id="64" w:author="YU, QI (SI EP CEA R&amp;D DD)" w:date="2026-07-14T16:25:00Z">
        <w:r w:rsidR="00FB51C3" w:rsidRPr="00703ED4" w:rsidDel="009B0A94">
          <w:rPr>
            <w:rFonts w:ascii="KaiTi" w:eastAsia="KaiTi" w:hAnsi="KaiTi" w:cs="华文楷体"/>
            <w:sz w:val="28"/>
            <w:szCs w:val="28"/>
          </w:rPr>
          <w:delText>预测状态向量</w:delText>
        </w:r>
      </w:del>
      <w:ins w:id="65" w:author="YU, QI (SI EP CEA R&amp;D DD)" w:date="2026-07-14T16:25:00Z">
        <w:r w:rsidR="009B0A94">
          <w:rPr>
            <w:rFonts w:ascii="KaiTi" w:eastAsia="KaiTi" w:hAnsi="KaiTi" w:cs="华文楷体"/>
            <w:sz w:val="28"/>
            <w:szCs w:val="28"/>
          </w:rPr>
          <w:t>预测概率向量</w:t>
        </w:r>
      </w:ins>
      <w:r w:rsidR="00FB51C3" w:rsidRPr="00703ED4">
        <w:rPr>
          <w:rFonts w:ascii="KaiTi" w:eastAsia="KaiTi" w:hAnsi="KaiTi" w:cs="华文楷体"/>
          <w:sz w:val="28"/>
          <w:szCs w:val="28"/>
        </w:rPr>
        <w:t>间的偏差并与对应的自适应阈值</w:t>
      </w:r>
      <w:r w:rsidR="00C30D18" w:rsidRPr="00703ED4">
        <w:rPr>
          <w:rFonts w:ascii="KaiTi" w:eastAsia="KaiTi" w:hAnsi="KaiTi" w:cs="华文楷体"/>
          <w:sz w:val="28"/>
          <w:szCs w:val="28"/>
        </w:rPr>
        <w:t>比较：若超过阈值则判定为</w:t>
      </w:r>
      <w:r w:rsidR="007B58FD" w:rsidRPr="00703ED4">
        <w:rPr>
          <w:rFonts w:ascii="KaiTi" w:eastAsia="KaiTi" w:hAnsi="KaiTi" w:cs="华文楷体" w:hint="eastAsia"/>
          <w:sz w:val="28"/>
          <w:szCs w:val="28"/>
        </w:rPr>
        <w:t>存在</w:t>
      </w:r>
      <w:r w:rsidR="00C30D18" w:rsidRPr="00703ED4">
        <w:rPr>
          <w:rFonts w:ascii="KaiTi" w:eastAsia="KaiTi" w:hAnsi="KaiTi" w:cs="华文楷体"/>
          <w:sz w:val="28"/>
          <w:szCs w:val="28"/>
        </w:rPr>
        <w:t>数据注入攻击；否则更新预测分布，</w:t>
      </w:r>
      <w:r w:rsidR="00FB51C3" w:rsidRPr="00703ED4">
        <w:rPr>
          <w:rFonts w:ascii="KaiTi" w:eastAsia="KaiTi" w:hAnsi="KaiTi" w:cs="华文楷体"/>
          <w:sz w:val="28"/>
          <w:szCs w:val="28"/>
        </w:rPr>
        <w:t>在线更新</w:t>
      </w:r>
      <w:del w:id="66" w:author="YU, QI (SI EP CEA R&amp;D DD)" w:date="2026-07-14T16:24:00Z">
        <w:r w:rsidR="00FB51C3" w:rsidRPr="00703ED4" w:rsidDel="009B0A94">
          <w:rPr>
            <w:rFonts w:ascii="KaiTi" w:eastAsia="KaiTi" w:hAnsi="KaiTi" w:cs="华文楷体"/>
            <w:sz w:val="28"/>
            <w:szCs w:val="28"/>
          </w:rPr>
          <w:delText>状态转移矩阵</w:delText>
        </w:r>
      </w:del>
      <w:ins w:id="67" w:author="YU, QI (SI EP CEA R&amp;D DD)" w:date="2026-07-14T16:24:00Z">
        <w:r w:rsidR="009B0A94">
          <w:rPr>
            <w:rFonts w:ascii="KaiTi" w:eastAsia="KaiTi" w:hAnsi="KaiTi" w:cs="华文楷体"/>
            <w:sz w:val="28"/>
            <w:szCs w:val="28"/>
          </w:rPr>
          <w:t>状态转移概率矩阵</w:t>
        </w:r>
      </w:ins>
      <w:r w:rsidR="00C30D18" w:rsidRPr="00703ED4">
        <w:rPr>
          <w:rFonts w:ascii="KaiTi" w:eastAsia="KaiTi" w:hAnsi="KaiTi" w:cs="华文楷体" w:hint="eastAsia"/>
          <w:sz w:val="28"/>
          <w:szCs w:val="28"/>
        </w:rPr>
        <w:t>。</w:t>
      </w:r>
    </w:p>
    <w:p w14:paraId="46EAF83B" w14:textId="275D35F1" w:rsidR="007547E8" w:rsidRPr="00703ED4" w:rsidRDefault="00841E2C" w:rsidP="00A538CF">
      <w:pPr>
        <w:adjustRightInd w:val="0"/>
        <w:snapToGrid w:val="0"/>
        <w:spacing w:line="360" w:lineRule="auto"/>
        <w:rPr>
          <w:rFonts w:ascii="KaiTi" w:eastAsia="KaiTi" w:hAnsi="KaiTi"/>
          <w:sz w:val="28"/>
          <w:szCs w:val="28"/>
        </w:rPr>
      </w:pPr>
      <w:r w:rsidRPr="00703ED4">
        <w:rPr>
          <w:rFonts w:ascii="KaiTi" w:eastAsia="KaiTi" w:hAnsi="KaiTi" w:hint="eastAsia"/>
          <w:sz w:val="28"/>
          <w:szCs w:val="28"/>
        </w:rPr>
        <w:t>2、如权利要求1所述的</w:t>
      </w:r>
      <w:r w:rsidR="009146F6" w:rsidRPr="009146F6">
        <w:rPr>
          <w:rFonts w:ascii="KaiTi" w:eastAsia="KaiTi" w:hAnsi="KaiTi"/>
          <w:bCs/>
          <w:sz w:val="28"/>
          <w:szCs w:val="28"/>
          <w:rPrChange w:id="68" w:author="YU, QI (SI EP CEA R&amp;D DD)" w:date="2026-07-14T16:20:00Z">
            <w:rPr>
              <w:rFonts w:ascii="KaiTi" w:eastAsia="KaiTi" w:hAnsi="KaiTi"/>
              <w:bCs/>
              <w:sz w:val="28"/>
              <w:szCs w:val="28"/>
              <w:highlight w:val="yellow"/>
            </w:rPr>
          </w:rPrChange>
        </w:rPr>
        <w:t>基于状态预测与自适应阈值的注入攻击检测方法</w:t>
      </w:r>
      <w:r w:rsidRPr="00703ED4">
        <w:rPr>
          <w:rFonts w:ascii="KaiTi" w:eastAsia="KaiTi" w:hAnsi="KaiTi" w:hint="eastAsia"/>
          <w:sz w:val="28"/>
          <w:szCs w:val="28"/>
        </w:rPr>
        <w:t>，其特征在于</w:t>
      </w:r>
      <w:r w:rsidR="007547E8" w:rsidRPr="00703ED4">
        <w:rPr>
          <w:rFonts w:ascii="KaiTi" w:eastAsia="KaiTi" w:hAnsi="KaiTi" w:hint="eastAsia"/>
          <w:sz w:val="28"/>
          <w:szCs w:val="28"/>
        </w:rPr>
        <w:t>，</w:t>
      </w:r>
      <w:r w:rsidR="007547E8" w:rsidRPr="00703ED4">
        <w:rPr>
          <w:rFonts w:ascii="KaiTi" w:eastAsia="KaiTi" w:hAnsi="KaiTi"/>
          <w:sz w:val="28"/>
          <w:szCs w:val="28"/>
        </w:rPr>
        <w:t>至少包括如下步骤</w:t>
      </w:r>
      <w:r w:rsidRPr="00703ED4">
        <w:rPr>
          <w:rFonts w:ascii="KaiTi" w:eastAsia="KaiTi" w:hAnsi="KaiTi" w:hint="eastAsia"/>
          <w:sz w:val="28"/>
          <w:szCs w:val="28"/>
        </w:rPr>
        <w:t>：</w:t>
      </w:r>
    </w:p>
    <w:p w14:paraId="32DE2BB6" w14:textId="22C86D06" w:rsidR="000758CC" w:rsidRPr="00703ED4" w:rsidRDefault="007547E8" w:rsidP="00A538CF">
      <w:pPr>
        <w:spacing w:line="360" w:lineRule="auto"/>
        <w:ind w:firstLineChars="200" w:firstLine="560"/>
        <w:rPr>
          <w:rFonts w:ascii="KaiTi" w:eastAsia="KaiTi" w:hAnsi="KaiTi"/>
          <w:sz w:val="28"/>
          <w:szCs w:val="28"/>
        </w:rPr>
      </w:pPr>
      <w:r w:rsidRPr="00703ED4">
        <w:rPr>
          <w:rFonts w:ascii="KaiTi" w:eastAsia="KaiTi" w:hAnsi="KaiTi" w:hint="eastAsia"/>
          <w:sz w:val="28"/>
          <w:szCs w:val="28"/>
        </w:rPr>
        <w:t>步骤S</w:t>
      </w:r>
      <w:r w:rsidRPr="00703ED4">
        <w:rPr>
          <w:rFonts w:ascii="KaiTi" w:eastAsia="KaiTi" w:hAnsi="KaiTi"/>
          <w:sz w:val="28"/>
          <w:szCs w:val="28"/>
        </w:rPr>
        <w:t>1</w:t>
      </w:r>
      <w:r w:rsidRPr="00703ED4">
        <w:rPr>
          <w:rFonts w:ascii="KaiTi" w:eastAsia="KaiTi" w:hAnsi="KaiTi" w:hint="eastAsia"/>
          <w:sz w:val="28"/>
          <w:szCs w:val="28"/>
        </w:rPr>
        <w:t>、构建状态转移</w:t>
      </w:r>
      <w:r w:rsidRPr="00703ED4">
        <w:rPr>
          <w:rFonts w:ascii="KaiTi" w:eastAsia="KaiTi" w:hAnsi="KaiTi"/>
          <w:sz w:val="28"/>
          <w:szCs w:val="28"/>
        </w:rPr>
        <w:t>预测模型</w:t>
      </w:r>
      <w:r w:rsidRPr="00703ED4">
        <w:rPr>
          <w:rFonts w:ascii="KaiTi" w:eastAsia="KaiTi" w:hAnsi="KaiTi" w:hint="eastAsia"/>
          <w:sz w:val="28"/>
          <w:szCs w:val="28"/>
        </w:rPr>
        <w:t>：采集</w:t>
      </w:r>
      <w:r w:rsidR="009A0CC0" w:rsidRPr="00703ED4">
        <w:rPr>
          <w:rFonts w:ascii="KaiTi" w:eastAsia="KaiTi" w:hAnsi="KaiTi"/>
          <w:sz w:val="28"/>
          <w:szCs w:val="28"/>
        </w:rPr>
        <w:t>工业</w:t>
      </w:r>
      <w:del w:id="69" w:author="YU, QI (SI EP CEA R&amp;D DD)" w:date="2026-07-15T10:59:00Z">
        <w:r w:rsidR="009A0CC0" w:rsidRPr="00703ED4" w:rsidDel="00937701">
          <w:rPr>
            <w:rFonts w:ascii="KaiTi" w:eastAsia="KaiTi" w:hAnsi="KaiTi"/>
            <w:sz w:val="28"/>
            <w:szCs w:val="28"/>
          </w:rPr>
          <w:delText>多智能体</w:delText>
        </w:r>
      </w:del>
      <w:ins w:id="70"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正常运行</w:t>
      </w:r>
      <w:r w:rsidRPr="00703ED4">
        <w:rPr>
          <w:rFonts w:ascii="KaiTi" w:eastAsia="KaiTi" w:hAnsi="KaiTi" w:hint="eastAsia"/>
          <w:sz w:val="28"/>
          <w:szCs w:val="28"/>
        </w:rPr>
        <w:t>的</w:t>
      </w:r>
      <w:r w:rsidRPr="00703ED4">
        <w:rPr>
          <w:rFonts w:ascii="KaiTi" w:eastAsia="KaiTi" w:hAnsi="KaiTi"/>
          <w:sz w:val="28"/>
          <w:szCs w:val="28"/>
        </w:rPr>
        <w:t>历史</w:t>
      </w:r>
      <w:r w:rsidR="00561EF5" w:rsidRPr="00703ED4">
        <w:rPr>
          <w:rFonts w:ascii="KaiTi" w:eastAsia="KaiTi" w:hAnsi="KaiTi" w:hint="eastAsia"/>
          <w:sz w:val="28"/>
          <w:szCs w:val="28"/>
        </w:rPr>
        <w:t>数据集</w:t>
      </w:r>
      <w:r w:rsidRPr="00703ED4">
        <w:rPr>
          <w:rFonts w:ascii="KaiTi" w:eastAsia="KaiTi" w:hAnsi="KaiTi"/>
          <w:sz w:val="28"/>
          <w:szCs w:val="28"/>
        </w:rPr>
        <w:t>，</w:t>
      </w:r>
      <w:bookmarkStart w:id="71" w:name="OLE_LINK11"/>
      <w:r w:rsidR="000758CC" w:rsidRPr="00703ED4">
        <w:rPr>
          <w:rFonts w:ascii="KaiTi" w:eastAsia="KaiTi" w:hAnsi="KaiTi" w:cs="华文楷体" w:hint="eastAsia"/>
          <w:sz w:val="28"/>
          <w:szCs w:val="28"/>
        </w:rPr>
        <w:t>基于</w:t>
      </w:r>
      <w:r w:rsidR="000758CC" w:rsidRPr="00703ED4">
        <w:rPr>
          <w:rFonts w:ascii="KaiTi" w:eastAsia="KaiTi" w:hAnsi="KaiTi" w:cs="华文楷体"/>
          <w:sz w:val="28"/>
          <w:szCs w:val="28"/>
        </w:rPr>
        <w:t>物理可行性约束</w:t>
      </w:r>
      <w:bookmarkEnd w:id="71"/>
      <w:r w:rsidR="000758CC" w:rsidRPr="00703ED4">
        <w:rPr>
          <w:rFonts w:ascii="KaiTi" w:eastAsia="KaiTi" w:hAnsi="KaiTi" w:cs="华文楷体"/>
          <w:sz w:val="28"/>
          <w:szCs w:val="28"/>
        </w:rPr>
        <w:t>构建</w:t>
      </w:r>
      <w:del w:id="72" w:author="YU, QI (SI EP CEA R&amp;D DD)" w:date="2026-07-14T16:24:00Z">
        <w:r w:rsidR="000758CC" w:rsidRPr="00703ED4" w:rsidDel="009B0A94">
          <w:rPr>
            <w:rFonts w:ascii="KaiTi" w:eastAsia="KaiTi" w:hAnsi="KaiTi" w:cs="华文楷体"/>
            <w:sz w:val="28"/>
            <w:szCs w:val="28"/>
          </w:rPr>
          <w:delText>状态转移矩阵</w:delText>
        </w:r>
      </w:del>
      <w:ins w:id="73" w:author="YU, QI (SI EP CEA R&amp;D DD)" w:date="2026-07-14T16:24:00Z">
        <w:r w:rsidR="009B0A94">
          <w:rPr>
            <w:rFonts w:ascii="KaiTi" w:eastAsia="KaiTi" w:hAnsi="KaiTi" w:cs="华文楷体"/>
            <w:sz w:val="28"/>
            <w:szCs w:val="28"/>
          </w:rPr>
          <w:t>状态转移概率矩阵</w:t>
        </w:r>
      </w:ins>
      <w:r w:rsidR="000758CC" w:rsidRPr="00703ED4">
        <w:rPr>
          <w:rFonts w:ascii="KaiTi" w:eastAsia="KaiTi" w:hAnsi="KaiTi" w:cs="华文楷体" w:hint="eastAsia"/>
          <w:sz w:val="28"/>
          <w:szCs w:val="28"/>
        </w:rPr>
        <w:t>，对</w:t>
      </w:r>
      <w:r w:rsidR="000758CC" w:rsidRPr="00703ED4">
        <w:rPr>
          <w:rFonts w:ascii="KaiTi" w:eastAsia="KaiTi" w:hAnsi="KaiTi" w:cs="华文楷体"/>
          <w:sz w:val="28"/>
          <w:szCs w:val="28"/>
        </w:rPr>
        <w:t>转移频次进行统计</w:t>
      </w:r>
      <w:r w:rsidR="000758CC" w:rsidRPr="00703ED4">
        <w:rPr>
          <w:rFonts w:ascii="KaiTi" w:eastAsia="KaiTi" w:hAnsi="KaiTi" w:cs="华文楷体" w:hint="eastAsia"/>
          <w:sz w:val="28"/>
          <w:szCs w:val="28"/>
        </w:rPr>
        <w:t>，</w:t>
      </w:r>
      <w:r w:rsidR="000758CC" w:rsidRPr="00703ED4">
        <w:rPr>
          <w:rFonts w:ascii="KaiTi" w:eastAsia="KaiTi" w:hAnsi="KaiTi" w:cs="华文楷体"/>
          <w:sz w:val="28"/>
          <w:szCs w:val="28"/>
        </w:rPr>
        <w:t>构建</w:t>
      </w:r>
      <w:del w:id="74" w:author="YU, QI (SI EP CEA R&amp;D DD)" w:date="2026-07-15T10:59:00Z">
        <w:r w:rsidR="000758CC" w:rsidRPr="00703ED4" w:rsidDel="00937701">
          <w:rPr>
            <w:rFonts w:ascii="KaiTi" w:eastAsia="KaiTi" w:hAnsi="KaiTi" w:cs="华文楷体"/>
            <w:sz w:val="28"/>
            <w:szCs w:val="28"/>
          </w:rPr>
          <w:delText>多智能体</w:delText>
        </w:r>
      </w:del>
      <w:ins w:id="75" w:author="YU, QI (SI EP CEA R&amp;D DD)" w:date="2026-07-15T10:59:00Z">
        <w:r w:rsidR="00937701">
          <w:rPr>
            <w:rFonts w:ascii="KaiTi" w:eastAsia="KaiTi" w:hAnsi="KaiTi" w:cs="华文楷体"/>
            <w:sz w:val="28"/>
            <w:szCs w:val="28"/>
          </w:rPr>
          <w:t>多智能体系统</w:t>
        </w:r>
      </w:ins>
      <w:r w:rsidR="000758CC" w:rsidRPr="00703ED4">
        <w:rPr>
          <w:rFonts w:ascii="KaiTi" w:eastAsia="KaiTi" w:hAnsi="KaiTi" w:cs="华文楷体"/>
          <w:sz w:val="28"/>
          <w:szCs w:val="28"/>
        </w:rPr>
        <w:t>的状态转移概率矩阵；</w:t>
      </w:r>
      <w:r w:rsidR="000758CC" w:rsidRPr="00703ED4">
        <w:rPr>
          <w:rFonts w:ascii="KaiTi" w:eastAsia="KaiTi" w:hAnsi="KaiTi" w:cs="华文楷体" w:hint="eastAsia"/>
          <w:sz w:val="28"/>
          <w:szCs w:val="28"/>
        </w:rPr>
        <w:t>同时</w:t>
      </w:r>
      <w:r w:rsidR="000758CC" w:rsidRPr="00703ED4">
        <w:rPr>
          <w:rFonts w:ascii="KaiTi" w:eastAsia="KaiTi" w:hAnsi="KaiTi" w:cs="华文楷体"/>
          <w:sz w:val="28"/>
          <w:szCs w:val="28"/>
        </w:rPr>
        <w:t>遍历</w:t>
      </w:r>
      <w:r w:rsidR="000758CC" w:rsidRPr="00703ED4">
        <w:rPr>
          <w:rFonts w:ascii="KaiTi" w:eastAsia="KaiTi" w:hAnsi="KaiTi"/>
          <w:sz w:val="28"/>
          <w:szCs w:val="28"/>
        </w:rPr>
        <w:t>历史</w:t>
      </w:r>
      <w:r w:rsidR="000758CC" w:rsidRPr="00703ED4">
        <w:rPr>
          <w:rFonts w:ascii="KaiTi" w:eastAsia="KaiTi" w:hAnsi="KaiTi" w:hint="eastAsia"/>
          <w:sz w:val="28"/>
          <w:szCs w:val="28"/>
        </w:rPr>
        <w:t>数据集中</w:t>
      </w:r>
      <w:r w:rsidR="000758CC" w:rsidRPr="00703ED4">
        <w:rPr>
          <w:rFonts w:ascii="KaiTi" w:eastAsia="KaiTi" w:hAnsi="KaiTi"/>
          <w:sz w:val="28"/>
          <w:szCs w:val="28"/>
        </w:rPr>
        <w:t>各状态</w:t>
      </w:r>
      <w:r w:rsidR="000758CC" w:rsidRPr="00703ED4">
        <w:rPr>
          <w:rFonts w:ascii="KaiTi" w:eastAsia="KaiTi" w:hAnsi="KaiTi" w:hint="eastAsia"/>
          <w:sz w:val="28"/>
          <w:szCs w:val="28"/>
        </w:rPr>
        <w:t>出现</w:t>
      </w:r>
      <w:r w:rsidR="000758CC" w:rsidRPr="00703ED4">
        <w:rPr>
          <w:rFonts w:ascii="KaiTi" w:eastAsia="KaiTi" w:hAnsi="KaiTi"/>
          <w:sz w:val="28"/>
          <w:szCs w:val="28"/>
        </w:rPr>
        <w:t>的频次，</w:t>
      </w:r>
      <w:r w:rsidR="0016343E" w:rsidRPr="00703ED4">
        <w:rPr>
          <w:rFonts w:ascii="KaiTi" w:eastAsia="KaiTi" w:hAnsi="KaiTi" w:cs="华文楷体"/>
          <w:sz w:val="28"/>
          <w:szCs w:val="28"/>
        </w:rPr>
        <w:t>通过贝叶斯网络</w:t>
      </w:r>
      <w:r w:rsidR="000758CC" w:rsidRPr="00703ED4">
        <w:rPr>
          <w:rFonts w:ascii="KaiTi" w:eastAsia="KaiTi" w:hAnsi="KaiTi" w:hint="eastAsia"/>
          <w:sz w:val="28"/>
          <w:szCs w:val="28"/>
        </w:rPr>
        <w:t>得到</w:t>
      </w:r>
      <w:r w:rsidR="000758CC" w:rsidRPr="00703ED4">
        <w:rPr>
          <w:rFonts w:ascii="KaiTi" w:eastAsia="KaiTi" w:hAnsi="KaiTi"/>
          <w:sz w:val="28"/>
          <w:szCs w:val="28"/>
        </w:rPr>
        <w:t>历史状态概率</w:t>
      </w:r>
      <w:r w:rsidR="000758CC" w:rsidRPr="00703ED4">
        <w:rPr>
          <w:rFonts w:ascii="KaiTi" w:eastAsia="KaiTi" w:hAnsi="KaiTi" w:hint="eastAsia"/>
          <w:sz w:val="28"/>
          <w:szCs w:val="28"/>
        </w:rPr>
        <w:t>向量；</w:t>
      </w:r>
      <w:r w:rsidR="000758CC" w:rsidRPr="00703ED4">
        <w:rPr>
          <w:rFonts w:ascii="KaiTi" w:eastAsia="KaiTi" w:hAnsi="KaiTi" w:cs="华文楷体"/>
          <w:sz w:val="28"/>
          <w:szCs w:val="28"/>
        </w:rPr>
        <w:t>所述物理可行性约束</w:t>
      </w:r>
      <w:r w:rsidR="000758CC" w:rsidRPr="00703ED4">
        <w:rPr>
          <w:rFonts w:ascii="KaiTi" w:eastAsia="KaiTi" w:hAnsi="KaiTi" w:cs="华文楷体" w:hint="eastAsia"/>
          <w:sz w:val="28"/>
          <w:szCs w:val="28"/>
        </w:rPr>
        <w:t>具体</w:t>
      </w:r>
      <w:r w:rsidR="000758CC" w:rsidRPr="00703ED4">
        <w:rPr>
          <w:rFonts w:ascii="KaiTi" w:eastAsia="KaiTi" w:hAnsi="KaiTi" w:cs="华文楷体"/>
          <w:sz w:val="28"/>
          <w:szCs w:val="28"/>
        </w:rPr>
        <w:t>为：</w:t>
      </w:r>
      <w:r w:rsidR="000758CC" w:rsidRPr="00703ED4">
        <w:rPr>
          <w:rFonts w:ascii="KaiTi" w:eastAsia="KaiTi" w:hAnsi="KaiTi"/>
          <w:sz w:val="28"/>
          <w:szCs w:val="28"/>
        </w:rPr>
        <w:t>物理上不可能发生的状态转移赋予零概率、</w:t>
      </w:r>
      <w:r w:rsidR="000758CC" w:rsidRPr="00703ED4">
        <w:rPr>
          <w:rFonts w:ascii="KaiTi" w:eastAsia="KaiTi" w:hAnsi="KaiTi" w:hint="eastAsia"/>
          <w:sz w:val="28"/>
          <w:szCs w:val="28"/>
        </w:rPr>
        <w:t>物理上</w:t>
      </w:r>
      <w:r w:rsidR="000758CC" w:rsidRPr="00703ED4">
        <w:rPr>
          <w:rFonts w:ascii="KaiTi" w:eastAsia="KaiTi" w:hAnsi="KaiTi"/>
          <w:sz w:val="28"/>
          <w:szCs w:val="28"/>
        </w:rPr>
        <w:t>必然</w:t>
      </w:r>
      <w:r w:rsidR="000758CC" w:rsidRPr="00703ED4">
        <w:rPr>
          <w:rFonts w:ascii="KaiTi" w:eastAsia="KaiTi" w:hAnsi="KaiTi" w:hint="eastAsia"/>
          <w:sz w:val="28"/>
          <w:szCs w:val="28"/>
        </w:rPr>
        <w:t>发生</w:t>
      </w:r>
      <w:r w:rsidR="000758CC" w:rsidRPr="00703ED4">
        <w:rPr>
          <w:rFonts w:ascii="KaiTi" w:eastAsia="KaiTi" w:hAnsi="KaiTi"/>
          <w:sz w:val="28"/>
          <w:szCs w:val="28"/>
        </w:rPr>
        <w:t>的状态转移赋予确定计数</w:t>
      </w:r>
      <w:r w:rsidR="000758CC" w:rsidRPr="00703ED4">
        <w:rPr>
          <w:rFonts w:ascii="KaiTi" w:eastAsia="KaiTi" w:hAnsi="KaiTi" w:hint="eastAsia"/>
          <w:sz w:val="28"/>
          <w:szCs w:val="28"/>
        </w:rPr>
        <w:t>；</w:t>
      </w:r>
    </w:p>
    <w:p w14:paraId="7937270B" w14:textId="0AE2ACCE" w:rsidR="000758CC" w:rsidRPr="00703ED4" w:rsidRDefault="00A600B0" w:rsidP="00A538CF">
      <w:pPr>
        <w:spacing w:line="360" w:lineRule="auto"/>
        <w:ind w:firstLineChars="200" w:firstLine="560"/>
        <w:rPr>
          <w:rFonts w:ascii="KaiTi" w:eastAsia="KaiTi" w:hAnsi="KaiTi"/>
          <w:sz w:val="28"/>
          <w:szCs w:val="28"/>
        </w:rPr>
      </w:pPr>
      <w:r w:rsidRPr="00703ED4">
        <w:rPr>
          <w:rFonts w:ascii="KaiTi" w:eastAsia="KaiTi" w:hAnsi="KaiTi" w:hint="eastAsia"/>
          <w:sz w:val="28"/>
          <w:szCs w:val="28"/>
        </w:rPr>
        <w:t>步骤S2、</w:t>
      </w:r>
      <w:r w:rsidRPr="00703ED4">
        <w:rPr>
          <w:rFonts w:ascii="KaiTi" w:eastAsia="KaiTi" w:hAnsi="KaiTi"/>
          <w:sz w:val="28"/>
          <w:szCs w:val="28"/>
        </w:rPr>
        <w:t>自适应阈值生成：</w:t>
      </w:r>
      <w:r w:rsidRPr="00703ED4">
        <w:rPr>
          <w:rFonts w:ascii="KaiTi" w:eastAsia="KaiTi" w:hAnsi="KaiTi" w:hint="eastAsia"/>
          <w:sz w:val="28"/>
          <w:szCs w:val="28"/>
        </w:rPr>
        <w:t>根据</w:t>
      </w:r>
      <w:r w:rsidRPr="00703ED4">
        <w:rPr>
          <w:rFonts w:ascii="KaiTi" w:eastAsia="KaiTi" w:hAnsi="KaiTi"/>
          <w:sz w:val="28"/>
          <w:szCs w:val="28"/>
        </w:rPr>
        <w:t>步骤</w:t>
      </w:r>
      <w:r w:rsidRPr="00703ED4">
        <w:rPr>
          <w:rFonts w:ascii="KaiTi" w:eastAsia="KaiTi" w:hAnsi="KaiTi" w:hint="eastAsia"/>
          <w:sz w:val="28"/>
          <w:szCs w:val="28"/>
        </w:rPr>
        <w:t>S1获得</w:t>
      </w:r>
      <w:r w:rsidRPr="00703ED4">
        <w:rPr>
          <w:rFonts w:ascii="KaiTi" w:eastAsia="KaiTi" w:hAnsi="KaiTi"/>
          <w:sz w:val="28"/>
          <w:szCs w:val="28"/>
        </w:rPr>
        <w:t>的历史状态概率</w:t>
      </w:r>
      <w:r w:rsidRPr="00703ED4">
        <w:rPr>
          <w:rFonts w:ascii="KaiTi" w:eastAsia="KaiTi" w:hAnsi="KaiTi" w:hint="eastAsia"/>
          <w:sz w:val="28"/>
          <w:szCs w:val="28"/>
        </w:rPr>
        <w:t>向量，在</w:t>
      </w:r>
      <w:r w:rsidRPr="00703ED4">
        <w:rPr>
          <w:rFonts w:ascii="KaiTi" w:eastAsia="KaiTi" w:hAnsi="KaiTi"/>
          <w:sz w:val="28"/>
          <w:szCs w:val="28"/>
        </w:rPr>
        <w:t>预设区间内逐一枚举全局缩放系数</w:t>
      </w:r>
      <m:oMath>
        <m:r>
          <w:rPr>
            <w:rFonts w:ascii="Cambria Math" w:eastAsia="KaiTi" w:hAnsi="Cambria Math" w:hint="eastAsia"/>
            <w:sz w:val="28"/>
            <w:szCs w:val="28"/>
          </w:rPr>
          <m:t>k</m:t>
        </m:r>
      </m:oMath>
      <w:r w:rsidRPr="00703ED4">
        <w:rPr>
          <w:rFonts w:ascii="KaiTi" w:eastAsia="KaiTi" w:hAnsi="KaiTi" w:hint="eastAsia"/>
          <w:sz w:val="28"/>
          <w:szCs w:val="28"/>
        </w:rPr>
        <w:t>的候选值，对每个候选</w:t>
      </w:r>
      <m:oMath>
        <m:r>
          <w:rPr>
            <w:rFonts w:ascii="Cambria Math" w:eastAsia="KaiTi" w:hAnsi="Cambria Math" w:hint="eastAsia"/>
            <w:sz w:val="28"/>
            <w:szCs w:val="28"/>
          </w:rPr>
          <m:t>k</m:t>
        </m:r>
      </m:oMath>
      <w:r w:rsidRPr="00703ED4">
        <w:rPr>
          <w:rFonts w:ascii="KaiTi" w:eastAsia="KaiTi" w:hAnsi="KaiTi" w:hint="eastAsia"/>
          <w:sz w:val="28"/>
          <w:szCs w:val="28"/>
        </w:rPr>
        <w:t>值计算各状态的</w:t>
      </w:r>
      <w:del w:id="76" w:author="YU, QI (SI EP CEA R&amp;D DD)" w:date="2026-07-14T17:13:00Z">
        <w:r w:rsidRPr="00703ED4" w:rsidDel="007A1C05">
          <w:rPr>
            <w:rFonts w:ascii="KaiTi" w:eastAsia="KaiTi" w:hAnsi="KaiTi" w:hint="eastAsia"/>
            <w:sz w:val="28"/>
            <w:szCs w:val="28"/>
          </w:rPr>
          <w:delText>个性化阈值</w:delText>
        </w:r>
      </w:del>
      <w:ins w:id="77" w:author="YU, QI (SI EP CEA R&amp;D DD)" w:date="2026-07-14T17:13:00Z">
        <w:r w:rsidR="007A1C05">
          <w:rPr>
            <w:rFonts w:ascii="KaiTi" w:eastAsia="KaiTi" w:hAnsi="KaiTi" w:hint="eastAsia"/>
            <w:sz w:val="28"/>
            <w:szCs w:val="28"/>
          </w:rPr>
          <w:t>自适应阈值</w:t>
        </w:r>
      </w:ins>
      <w:r w:rsidRPr="00703ED4">
        <w:rPr>
          <w:rFonts w:ascii="KaiTi" w:eastAsia="KaiTi" w:hAnsi="KaiTi" w:hint="eastAsia"/>
          <w:sz w:val="28"/>
          <w:szCs w:val="28"/>
        </w:rPr>
        <w:t>，</w:t>
      </w:r>
      <w:r w:rsidR="004D1958" w:rsidRPr="00703ED4">
        <w:rPr>
          <w:rFonts w:ascii="KaiTi" w:eastAsia="KaiTi" w:hAnsi="KaiTi"/>
          <w:sz w:val="28"/>
          <w:szCs w:val="28"/>
        </w:rPr>
        <w:t>选取F1-score最高的</w:t>
      </w:r>
      <m:oMath>
        <m:r>
          <w:rPr>
            <w:rFonts w:ascii="Cambria Math" w:eastAsia="KaiTi" w:hAnsi="Cambria Math" w:hint="eastAsia"/>
            <w:sz w:val="28"/>
            <w:szCs w:val="28"/>
          </w:rPr>
          <m:t>k</m:t>
        </m:r>
      </m:oMath>
      <w:r w:rsidR="004D1958" w:rsidRPr="00703ED4">
        <w:rPr>
          <w:rFonts w:ascii="KaiTi" w:eastAsia="KaiTi" w:hAnsi="KaiTi"/>
          <w:sz w:val="28"/>
          <w:szCs w:val="28"/>
        </w:rPr>
        <w:t>值作为最终全局缩放系数；以状态为键、以对应</w:t>
      </w:r>
      <w:r w:rsidR="004D1958" w:rsidRPr="00703ED4">
        <w:rPr>
          <w:rFonts w:ascii="KaiTi" w:eastAsia="KaiTi" w:hAnsi="KaiTi" w:hint="eastAsia"/>
          <w:sz w:val="28"/>
          <w:szCs w:val="28"/>
        </w:rPr>
        <w:t>的</w:t>
      </w:r>
      <w:del w:id="78" w:author="YU, QI (SI EP CEA R&amp;D DD)" w:date="2026-07-14T17:13:00Z">
        <w:r w:rsidR="004D1958" w:rsidRPr="00703ED4" w:rsidDel="007A1C05">
          <w:rPr>
            <w:rFonts w:ascii="KaiTi" w:eastAsia="KaiTi" w:hAnsi="KaiTi"/>
            <w:sz w:val="28"/>
            <w:szCs w:val="28"/>
          </w:rPr>
          <w:delText>个性化阈值</w:delText>
        </w:r>
      </w:del>
      <w:ins w:id="79" w:author="YU, QI (SI EP CEA R&amp;D DD)" w:date="2026-07-14T17:13:00Z">
        <w:r w:rsidR="007A1C05">
          <w:rPr>
            <w:rFonts w:ascii="KaiTi" w:eastAsia="KaiTi" w:hAnsi="KaiTi"/>
            <w:sz w:val="28"/>
            <w:szCs w:val="28"/>
          </w:rPr>
          <w:t>自适应阈值</w:t>
        </w:r>
      </w:ins>
      <w:r w:rsidR="004D1958" w:rsidRPr="00703ED4">
        <w:rPr>
          <w:rFonts w:ascii="KaiTi" w:eastAsia="KaiTi" w:hAnsi="KaiTi"/>
          <w:sz w:val="28"/>
          <w:szCs w:val="28"/>
        </w:rPr>
        <w:t>为值，构建阈值映射表ThresholdMap</w:t>
      </w:r>
      <w:r w:rsidR="004D1958" w:rsidRPr="00703ED4">
        <w:rPr>
          <w:rFonts w:ascii="KaiTi" w:eastAsia="KaiTi" w:hAnsi="KaiTi" w:hint="eastAsia"/>
          <w:sz w:val="28"/>
          <w:szCs w:val="28"/>
        </w:rPr>
        <w:t>；</w:t>
      </w:r>
    </w:p>
    <w:p w14:paraId="41169CC1" w14:textId="0DDD13C4" w:rsidR="00305C83" w:rsidRPr="00703ED4" w:rsidRDefault="00305C83" w:rsidP="00305C83">
      <w:pPr>
        <w:spacing w:line="360" w:lineRule="auto"/>
        <w:ind w:firstLineChars="200" w:firstLine="560"/>
        <w:rPr>
          <w:rFonts w:ascii="KaiTi" w:eastAsia="KaiTi" w:hAnsi="KaiTi" w:cs="微软雅黑"/>
          <w:color w:val="000000"/>
          <w:kern w:val="0"/>
          <w:sz w:val="28"/>
          <w:szCs w:val="28"/>
        </w:rPr>
      </w:pPr>
      <w:r w:rsidRPr="00703ED4">
        <w:rPr>
          <w:rFonts w:ascii="KaiTi" w:eastAsia="KaiTi" w:hAnsi="KaiTi" w:hint="eastAsia"/>
          <w:sz w:val="28"/>
          <w:szCs w:val="28"/>
        </w:rPr>
        <w:t>步骤S3、</w:t>
      </w:r>
      <w:r w:rsidR="007547E8" w:rsidRPr="00703ED4">
        <w:rPr>
          <w:rFonts w:ascii="KaiTi" w:eastAsia="KaiTi" w:hAnsi="KaiTi" w:cs="微软雅黑"/>
          <w:color w:val="000000"/>
          <w:kern w:val="0"/>
          <w:sz w:val="28"/>
          <w:szCs w:val="28"/>
        </w:rPr>
        <w:t>实时异常检测</w:t>
      </w:r>
      <w:r w:rsidR="007547E8" w:rsidRPr="00703ED4">
        <w:rPr>
          <w:rFonts w:ascii="KaiTi" w:eastAsia="KaiTi" w:hAnsi="KaiTi" w:cs="微软雅黑" w:hint="eastAsia"/>
          <w:color w:val="000000"/>
          <w:kern w:val="0"/>
          <w:sz w:val="28"/>
          <w:szCs w:val="28"/>
        </w:rPr>
        <w:t>：</w:t>
      </w:r>
      <w:commentRangeStart w:id="80"/>
      <w:commentRangeStart w:id="81"/>
      <w:r w:rsidR="007547E8" w:rsidRPr="00703ED4">
        <w:rPr>
          <w:rFonts w:ascii="KaiTi" w:eastAsia="KaiTi" w:hAnsi="KaiTi"/>
          <w:sz w:val="28"/>
          <w:szCs w:val="28"/>
        </w:rPr>
        <w:t>循环接收</w:t>
      </w:r>
      <w:del w:id="82" w:author="YU, QI (SI EP CEA R&amp;D DD)" w:date="2026-07-15T10:59:00Z">
        <w:r w:rsidR="007547E8" w:rsidRPr="00703ED4" w:rsidDel="00937701">
          <w:rPr>
            <w:rFonts w:ascii="KaiTi" w:eastAsia="KaiTi" w:hAnsi="KaiTi" w:hint="eastAsia"/>
            <w:sz w:val="28"/>
            <w:szCs w:val="28"/>
          </w:rPr>
          <w:delText>多</w:delText>
        </w:r>
        <w:r w:rsidR="007547E8" w:rsidRPr="00703ED4" w:rsidDel="00937701">
          <w:rPr>
            <w:rFonts w:ascii="KaiTi" w:eastAsia="KaiTi" w:hAnsi="KaiTi"/>
            <w:sz w:val="28"/>
            <w:szCs w:val="28"/>
          </w:rPr>
          <w:delText>智能体</w:delText>
        </w:r>
      </w:del>
      <w:ins w:id="83" w:author="YU, QI (SI EP CEA R&amp;D DD)" w:date="2026-07-15T10:59:00Z">
        <w:r w:rsidR="00937701">
          <w:rPr>
            <w:rFonts w:ascii="KaiTi" w:eastAsia="KaiTi" w:hAnsi="KaiTi" w:hint="eastAsia"/>
            <w:sz w:val="28"/>
            <w:szCs w:val="28"/>
          </w:rPr>
          <w:t>多智能体系统</w:t>
        </w:r>
      </w:ins>
      <w:r w:rsidR="007547E8" w:rsidRPr="00703ED4">
        <w:rPr>
          <w:rFonts w:ascii="KaiTi" w:eastAsia="KaiTi" w:hAnsi="KaiTi" w:hint="eastAsia"/>
          <w:sz w:val="28"/>
          <w:szCs w:val="28"/>
        </w:rPr>
        <w:t>中</w:t>
      </w:r>
      <w:r w:rsidR="007547E8" w:rsidRPr="00703ED4">
        <w:rPr>
          <w:rFonts w:ascii="KaiTi" w:eastAsia="KaiTi" w:hAnsi="KaiTi"/>
          <w:sz w:val="28"/>
          <w:szCs w:val="28"/>
        </w:rPr>
        <w:t>的实时状态消息，在每</w:t>
      </w:r>
      <w:r w:rsidR="007547E8" w:rsidRPr="00703ED4">
        <w:rPr>
          <w:rFonts w:ascii="KaiTi" w:eastAsia="KaiTi" w:hAnsi="KaiTi"/>
          <w:sz w:val="28"/>
          <w:szCs w:val="28"/>
        </w:rPr>
        <w:lastRenderedPageBreak/>
        <w:t>个采样时刻读取当前实际状态</w:t>
      </w:r>
      <w:r w:rsidRPr="00703ED4">
        <w:rPr>
          <w:rFonts w:ascii="KaiTi" w:eastAsia="KaiTi" w:hAnsi="KaiTi" w:hint="eastAsia"/>
          <w:sz w:val="28"/>
          <w:szCs w:val="28"/>
        </w:rPr>
        <w:t>，</w:t>
      </w:r>
      <w:r w:rsidRPr="00703ED4">
        <w:rPr>
          <w:rFonts w:ascii="KaiTi" w:eastAsia="KaiTi" w:hAnsi="KaiTi"/>
          <w:sz w:val="28"/>
          <w:szCs w:val="28"/>
        </w:rPr>
        <w:t>经上一时刻的状态分布与状态转移概率矩阵计算预测概率向量，并计算实际观测状态向量和预测概率</w:t>
      </w:r>
      <w:r w:rsidRPr="00703ED4">
        <w:rPr>
          <w:rFonts w:ascii="KaiTi" w:eastAsia="KaiTi" w:hAnsi="KaiTi" w:hint="eastAsia"/>
          <w:sz w:val="28"/>
          <w:szCs w:val="28"/>
        </w:rPr>
        <w:t>向量</w:t>
      </w:r>
      <w:r w:rsidRPr="00703ED4">
        <w:rPr>
          <w:rFonts w:ascii="KaiTi" w:eastAsia="KaiTi" w:hAnsi="KaiTi"/>
          <w:sz w:val="28"/>
          <w:szCs w:val="28"/>
        </w:rPr>
        <w:t>的差</w:t>
      </w:r>
      <w:r w:rsidRPr="00703ED4">
        <w:rPr>
          <w:rFonts w:ascii="KaiTi" w:eastAsia="KaiTi" w:hAnsi="KaiTi" w:hint="eastAsia"/>
          <w:sz w:val="28"/>
          <w:szCs w:val="28"/>
        </w:rPr>
        <w:t>值</w:t>
      </w:r>
      <w:r w:rsidRPr="00703ED4">
        <w:rPr>
          <w:rFonts w:ascii="KaiTi" w:eastAsia="KaiTi" w:hAnsi="KaiTi"/>
          <w:sz w:val="28"/>
          <w:szCs w:val="28"/>
        </w:rPr>
        <w:t>，</w:t>
      </w:r>
      <w:r w:rsidRPr="00703ED4">
        <w:rPr>
          <w:rFonts w:ascii="KaiTi" w:eastAsia="KaiTi" w:hAnsi="KaiTi" w:hint="eastAsia"/>
          <w:sz w:val="28"/>
          <w:szCs w:val="28"/>
        </w:rPr>
        <w:t>将</w:t>
      </w:r>
      <w:r w:rsidRPr="00703ED4">
        <w:rPr>
          <w:rFonts w:ascii="KaiTi" w:eastAsia="KaiTi" w:hAnsi="KaiTi"/>
          <w:sz w:val="28"/>
          <w:szCs w:val="28"/>
        </w:rPr>
        <w:t>差值与</w:t>
      </w:r>
      <w:r w:rsidRPr="00703ED4">
        <w:rPr>
          <w:rFonts w:ascii="KaiTi" w:eastAsia="KaiTi" w:hAnsi="KaiTi" w:hint="eastAsia"/>
          <w:sz w:val="28"/>
          <w:szCs w:val="28"/>
        </w:rPr>
        <w:t>步骤S2对应</w:t>
      </w:r>
      <w:r w:rsidRPr="00703ED4">
        <w:rPr>
          <w:rFonts w:ascii="KaiTi" w:eastAsia="KaiTi" w:hAnsi="KaiTi"/>
          <w:sz w:val="28"/>
          <w:szCs w:val="28"/>
        </w:rPr>
        <w:t>的</w:t>
      </w:r>
      <w:del w:id="84" w:author="YU, QI (SI EP CEA R&amp;D DD)" w:date="2026-07-14T17:13:00Z">
        <w:r w:rsidRPr="00703ED4" w:rsidDel="007A1C05">
          <w:rPr>
            <w:rFonts w:ascii="KaiTi" w:eastAsia="KaiTi" w:hAnsi="KaiTi"/>
            <w:sz w:val="28"/>
            <w:szCs w:val="28"/>
          </w:rPr>
          <w:delText>个性化阈值</w:delText>
        </w:r>
      </w:del>
      <w:ins w:id="85" w:author="YU, QI (SI EP CEA R&amp;D DD)" w:date="2026-07-14T17:13:00Z">
        <w:r w:rsidR="007A1C05">
          <w:rPr>
            <w:rFonts w:ascii="KaiTi" w:eastAsia="KaiTi" w:hAnsi="KaiTi"/>
            <w:sz w:val="28"/>
            <w:szCs w:val="28"/>
          </w:rPr>
          <w:t>自适应阈值</w:t>
        </w:r>
      </w:ins>
      <w:r w:rsidRPr="00703ED4">
        <w:rPr>
          <w:rFonts w:ascii="KaiTi" w:eastAsia="KaiTi" w:hAnsi="KaiTi" w:hint="eastAsia"/>
          <w:sz w:val="28"/>
          <w:szCs w:val="28"/>
        </w:rPr>
        <w:t>相比较</w:t>
      </w:r>
      <w:r w:rsidRPr="00703ED4">
        <w:rPr>
          <w:rFonts w:ascii="KaiTi" w:eastAsia="KaiTi" w:hAnsi="KaiTi"/>
          <w:sz w:val="28"/>
          <w:szCs w:val="28"/>
        </w:rPr>
        <w:t>，若差值</w:t>
      </w:r>
      <w:r w:rsidRPr="00703ED4">
        <w:rPr>
          <w:rFonts w:ascii="KaiTi" w:eastAsia="KaiTi" w:hAnsi="KaiTi" w:hint="eastAsia"/>
          <w:sz w:val="28"/>
          <w:szCs w:val="28"/>
        </w:rPr>
        <w:t>小于</w:t>
      </w:r>
      <w:del w:id="86" w:author="YU, QI (SI EP CEA R&amp;D DD)" w:date="2026-07-14T17:13:00Z">
        <w:r w:rsidRPr="00703ED4" w:rsidDel="007A1C05">
          <w:rPr>
            <w:rFonts w:ascii="KaiTi" w:eastAsia="KaiTi" w:hAnsi="KaiTi"/>
            <w:sz w:val="28"/>
            <w:szCs w:val="28"/>
          </w:rPr>
          <w:delText>个性化阈值</w:delText>
        </w:r>
      </w:del>
      <w:ins w:id="87" w:author="YU, QI (SI EP CEA R&amp;D DD)" w:date="2026-07-14T17:13:00Z">
        <w:r w:rsidR="007A1C05">
          <w:rPr>
            <w:rFonts w:ascii="KaiTi" w:eastAsia="KaiTi" w:hAnsi="KaiTi"/>
            <w:sz w:val="28"/>
            <w:szCs w:val="28"/>
          </w:rPr>
          <w:t>自适应阈值</w:t>
        </w:r>
      </w:ins>
      <w:r w:rsidRPr="00703ED4">
        <w:rPr>
          <w:rFonts w:ascii="KaiTi" w:eastAsia="KaiTi" w:hAnsi="KaiTi"/>
          <w:sz w:val="28"/>
          <w:szCs w:val="28"/>
        </w:rPr>
        <w:t>，则判定正常，更新</w:t>
      </w:r>
      <w:del w:id="88" w:author="YU, QI (SI EP CEA R&amp;D DD)" w:date="2026-07-14T16:24:00Z">
        <w:r w:rsidRPr="00703ED4" w:rsidDel="009B0A94">
          <w:rPr>
            <w:rFonts w:ascii="KaiTi" w:eastAsia="KaiTi" w:hAnsi="KaiTi"/>
            <w:sz w:val="28"/>
            <w:szCs w:val="28"/>
          </w:rPr>
          <w:delText>状态</w:delText>
        </w:r>
        <w:r w:rsidRPr="00703ED4" w:rsidDel="009B0A94">
          <w:rPr>
            <w:rFonts w:ascii="KaiTi" w:eastAsia="KaiTi" w:hAnsi="KaiTi" w:hint="eastAsia"/>
            <w:sz w:val="28"/>
            <w:szCs w:val="28"/>
          </w:rPr>
          <w:delText>转移</w:delText>
        </w:r>
        <w:r w:rsidRPr="00703ED4" w:rsidDel="009B0A94">
          <w:rPr>
            <w:rFonts w:ascii="KaiTi" w:eastAsia="KaiTi" w:hAnsi="KaiTi"/>
            <w:sz w:val="28"/>
            <w:szCs w:val="28"/>
          </w:rPr>
          <w:delText>矩阵</w:delText>
        </w:r>
      </w:del>
      <w:ins w:id="89" w:author="YU, QI (SI EP CEA R&amp;D DD)" w:date="2026-07-14T16:24:00Z">
        <w:r w:rsidR="009B0A94">
          <w:rPr>
            <w:rFonts w:ascii="KaiTi" w:eastAsia="KaiTi" w:hAnsi="KaiTi"/>
            <w:sz w:val="28"/>
            <w:szCs w:val="28"/>
          </w:rPr>
          <w:t>状态转移概率矩阵</w:t>
        </w:r>
      </w:ins>
      <w:r w:rsidRPr="00703ED4">
        <w:rPr>
          <w:rFonts w:ascii="KaiTi" w:eastAsia="KaiTi" w:hAnsi="KaiTi"/>
          <w:sz w:val="28"/>
          <w:szCs w:val="28"/>
        </w:rPr>
        <w:t>；</w:t>
      </w:r>
      <w:r w:rsidRPr="00703ED4">
        <w:rPr>
          <w:rFonts w:ascii="KaiTi" w:eastAsia="KaiTi" w:hAnsi="KaiTi" w:hint="eastAsia"/>
          <w:sz w:val="28"/>
          <w:szCs w:val="28"/>
        </w:rPr>
        <w:t>否则</w:t>
      </w:r>
      <w:r w:rsidRPr="00703ED4">
        <w:rPr>
          <w:rFonts w:ascii="KaiTi" w:eastAsia="KaiTi" w:hAnsi="KaiTi"/>
          <w:sz w:val="28"/>
          <w:szCs w:val="28"/>
        </w:rPr>
        <w:t>判定为存在数据注入攻击</w:t>
      </w:r>
      <w:r w:rsidRPr="00703ED4">
        <w:rPr>
          <w:rFonts w:ascii="KaiTi" w:eastAsia="KaiTi" w:hAnsi="KaiTi" w:hint="eastAsia"/>
          <w:sz w:val="28"/>
          <w:szCs w:val="28"/>
        </w:rPr>
        <w:t>。</w:t>
      </w:r>
      <w:commentRangeEnd w:id="80"/>
      <w:r w:rsidR="007B58FD" w:rsidRPr="00703ED4">
        <w:rPr>
          <w:rStyle w:val="af1"/>
          <w:rFonts w:ascii="KaiTi" w:eastAsia="KaiTi" w:hAnsi="KaiTi" w:cs="微软雅黑"/>
          <w:color w:val="000000"/>
          <w:kern w:val="0"/>
          <w:sz w:val="28"/>
          <w:szCs w:val="28"/>
        </w:rPr>
        <w:commentReference w:id="80"/>
      </w:r>
      <w:commentRangeEnd w:id="81"/>
      <w:r w:rsidR="009B0A94" w:rsidRPr="00703ED4">
        <w:rPr>
          <w:rStyle w:val="af1"/>
          <w:rFonts w:ascii="KaiTi" w:eastAsia="KaiTi" w:hAnsi="KaiTi" w:cs="微软雅黑"/>
          <w:color w:val="000000"/>
          <w:kern w:val="0"/>
          <w:sz w:val="28"/>
          <w:szCs w:val="28"/>
        </w:rPr>
        <w:commentReference w:id="81"/>
      </w:r>
    </w:p>
    <w:p w14:paraId="1F0F55F5" w14:textId="5BC4E3CE" w:rsidR="000758CC" w:rsidRPr="00703ED4" w:rsidRDefault="00841E2C" w:rsidP="00A538CF">
      <w:pPr>
        <w:spacing w:line="360" w:lineRule="auto"/>
        <w:rPr>
          <w:rFonts w:ascii="KaiTi" w:eastAsia="KaiTi" w:hAnsi="KaiTi"/>
          <w:sz w:val="28"/>
          <w:szCs w:val="28"/>
        </w:rPr>
      </w:pPr>
      <w:r w:rsidRPr="00703ED4">
        <w:rPr>
          <w:rFonts w:ascii="KaiTi" w:eastAsia="KaiTi" w:hAnsi="KaiTi" w:hint="eastAsia"/>
          <w:sz w:val="28"/>
          <w:szCs w:val="28"/>
        </w:rPr>
        <w:t>3、如权利要求</w:t>
      </w:r>
      <w:r w:rsidR="000758CC" w:rsidRPr="00703ED4">
        <w:rPr>
          <w:rFonts w:ascii="KaiTi" w:eastAsia="KaiTi" w:hAnsi="KaiTi"/>
          <w:sz w:val="28"/>
          <w:szCs w:val="28"/>
        </w:rPr>
        <w:t>2</w:t>
      </w:r>
      <w:r w:rsidRPr="00703ED4">
        <w:rPr>
          <w:rFonts w:ascii="KaiTi" w:eastAsia="KaiTi" w:hAnsi="KaiTi" w:hint="eastAsia"/>
          <w:sz w:val="28"/>
          <w:szCs w:val="28"/>
        </w:rPr>
        <w:t>所述的</w:t>
      </w:r>
      <w:r w:rsidR="009146F6">
        <w:rPr>
          <w:rFonts w:ascii="KaiTi" w:eastAsia="KaiTi" w:hAnsi="KaiTi"/>
          <w:bCs/>
          <w:sz w:val="28"/>
          <w:szCs w:val="28"/>
          <w:highlight w:val="yellow"/>
        </w:rPr>
        <w:t>基于状态预测与自适应阈值的注入攻击检测方法</w:t>
      </w:r>
      <w:r w:rsidRPr="00703ED4">
        <w:rPr>
          <w:rFonts w:ascii="KaiTi" w:eastAsia="KaiTi" w:hAnsi="KaiTi" w:hint="eastAsia"/>
          <w:sz w:val="28"/>
          <w:szCs w:val="28"/>
        </w:rPr>
        <w:t>，其特征在于：</w:t>
      </w:r>
      <w:r w:rsidR="002B5E87" w:rsidRPr="00703ED4">
        <w:rPr>
          <w:rFonts w:ascii="KaiTi" w:eastAsia="KaiTi" w:hAnsi="KaiTi" w:hint="eastAsia"/>
          <w:sz w:val="28"/>
          <w:szCs w:val="28"/>
        </w:rPr>
        <w:t>所述步骤S</w:t>
      </w:r>
      <w:r w:rsidR="000758CC" w:rsidRPr="00703ED4">
        <w:rPr>
          <w:rFonts w:ascii="KaiTi" w:eastAsia="KaiTi" w:hAnsi="KaiTi"/>
          <w:sz w:val="28"/>
          <w:szCs w:val="28"/>
        </w:rPr>
        <w:t>1</w:t>
      </w:r>
      <w:r w:rsidR="000758CC" w:rsidRPr="00703ED4">
        <w:rPr>
          <w:rFonts w:ascii="KaiTi" w:eastAsia="KaiTi" w:hAnsi="KaiTi" w:hint="eastAsia"/>
          <w:sz w:val="28"/>
          <w:szCs w:val="28"/>
        </w:rPr>
        <w:t>中</w:t>
      </w:r>
      <w:r w:rsidR="000758CC" w:rsidRPr="00703ED4">
        <w:rPr>
          <w:rFonts w:ascii="KaiTi" w:eastAsia="KaiTi" w:hAnsi="KaiTi"/>
          <w:sz w:val="28"/>
          <w:szCs w:val="28"/>
        </w:rPr>
        <w:t>，</w:t>
      </w:r>
      <w:r w:rsidR="000758CC" w:rsidRPr="00703ED4">
        <w:rPr>
          <w:rFonts w:ascii="KaiTi" w:eastAsia="KaiTi" w:hAnsi="KaiTi" w:hint="eastAsia"/>
          <w:sz w:val="28"/>
          <w:szCs w:val="28"/>
        </w:rPr>
        <w:t>通过</w:t>
      </w:r>
      <w:r w:rsidR="000758CC" w:rsidRPr="00703ED4">
        <w:rPr>
          <w:rFonts w:ascii="KaiTi" w:eastAsia="KaiTi" w:hAnsi="KaiTi"/>
          <w:sz w:val="28"/>
          <w:szCs w:val="28"/>
        </w:rPr>
        <w:t>马尔</w:t>
      </w:r>
      <w:r w:rsidR="000758CC" w:rsidRPr="00703ED4">
        <w:rPr>
          <w:rFonts w:ascii="KaiTi" w:eastAsia="KaiTi" w:hAnsi="KaiTi" w:hint="eastAsia"/>
          <w:sz w:val="28"/>
          <w:szCs w:val="28"/>
        </w:rPr>
        <w:t>可</w:t>
      </w:r>
      <w:r w:rsidR="000758CC" w:rsidRPr="00703ED4">
        <w:rPr>
          <w:rFonts w:ascii="KaiTi" w:eastAsia="KaiTi" w:hAnsi="KaiTi"/>
          <w:sz w:val="28"/>
          <w:szCs w:val="28"/>
        </w:rPr>
        <w:t>夫链建模</w:t>
      </w:r>
      <w:r w:rsidR="000758CC" w:rsidRPr="00703ED4">
        <w:rPr>
          <w:rFonts w:ascii="KaiTi" w:eastAsia="KaiTi" w:hAnsi="KaiTi" w:hint="eastAsia"/>
          <w:sz w:val="28"/>
          <w:szCs w:val="28"/>
        </w:rPr>
        <w:t>构建</w:t>
      </w:r>
      <w:del w:id="90" w:author="YU, QI (SI EP CEA R&amp;D DD)" w:date="2026-07-15T10:59:00Z">
        <w:r w:rsidR="000758CC" w:rsidRPr="00703ED4" w:rsidDel="00937701">
          <w:rPr>
            <w:rFonts w:ascii="KaiTi" w:eastAsia="KaiTi" w:hAnsi="KaiTi"/>
            <w:sz w:val="28"/>
            <w:szCs w:val="28"/>
          </w:rPr>
          <w:delText>多智能体</w:delText>
        </w:r>
      </w:del>
      <w:ins w:id="91" w:author="YU, QI (SI EP CEA R&amp;D DD)" w:date="2026-07-15T10:59:00Z">
        <w:r w:rsidR="00937701">
          <w:rPr>
            <w:rFonts w:ascii="KaiTi" w:eastAsia="KaiTi" w:hAnsi="KaiTi"/>
            <w:sz w:val="28"/>
            <w:szCs w:val="28"/>
          </w:rPr>
          <w:t>多智能体系统</w:t>
        </w:r>
      </w:ins>
      <w:r w:rsidR="000758CC" w:rsidRPr="00703ED4">
        <w:rPr>
          <w:rFonts w:ascii="KaiTi" w:eastAsia="KaiTi" w:hAnsi="KaiTi"/>
          <w:sz w:val="28"/>
          <w:szCs w:val="28"/>
        </w:rPr>
        <w:t>的状态转移概率矩阵，</w:t>
      </w:r>
      <w:r w:rsidR="000758CC" w:rsidRPr="00703ED4">
        <w:rPr>
          <w:rFonts w:ascii="KaiTi" w:eastAsia="KaiTi" w:hAnsi="KaiTi" w:hint="eastAsia"/>
          <w:sz w:val="28"/>
          <w:szCs w:val="28"/>
        </w:rPr>
        <w:t>具体</w:t>
      </w:r>
      <w:r w:rsidR="000758CC" w:rsidRPr="00703ED4">
        <w:rPr>
          <w:rFonts w:ascii="KaiTi" w:eastAsia="KaiTi" w:hAnsi="KaiTi"/>
          <w:sz w:val="28"/>
          <w:szCs w:val="28"/>
        </w:rPr>
        <w:t>包括如下步骤：</w:t>
      </w:r>
    </w:p>
    <w:p w14:paraId="66B0AEE2" w14:textId="1881640B" w:rsidR="00561EF5" w:rsidRPr="00703ED4" w:rsidRDefault="00561EF5" w:rsidP="00A538CF">
      <w:pPr>
        <w:spacing w:line="360" w:lineRule="auto"/>
        <w:ind w:firstLineChars="200" w:firstLine="560"/>
        <w:rPr>
          <w:rFonts w:ascii="KaiTi" w:eastAsia="KaiTi" w:hAnsi="KaiTi"/>
          <w:sz w:val="28"/>
          <w:szCs w:val="28"/>
        </w:rPr>
      </w:pPr>
      <w:r w:rsidRPr="00703ED4">
        <w:rPr>
          <w:rFonts w:ascii="KaiTi" w:eastAsia="KaiTi" w:hAnsi="KaiTi" w:hint="eastAsia"/>
          <w:sz w:val="28"/>
          <w:szCs w:val="28"/>
        </w:rPr>
        <w:t>S1</w:t>
      </w:r>
      <w:r w:rsidRPr="00703ED4">
        <w:rPr>
          <w:rFonts w:ascii="KaiTi" w:eastAsia="KaiTi" w:hAnsi="KaiTi"/>
          <w:sz w:val="28"/>
          <w:szCs w:val="28"/>
        </w:rPr>
        <w:t>1</w:t>
      </w:r>
      <w:r w:rsidRPr="00703ED4">
        <w:rPr>
          <w:rFonts w:ascii="KaiTi" w:eastAsia="KaiTi" w:hAnsi="KaiTi" w:hint="eastAsia"/>
          <w:sz w:val="28"/>
          <w:szCs w:val="28"/>
        </w:rPr>
        <w:t>：</w:t>
      </w:r>
      <w:r w:rsidRPr="00703ED4">
        <w:rPr>
          <w:rFonts w:ascii="KaiTi" w:eastAsia="KaiTi" w:hAnsi="KaiTi"/>
          <w:sz w:val="28"/>
          <w:szCs w:val="28"/>
        </w:rPr>
        <w:t>初始化</w:t>
      </w:r>
      <m:oMath>
        <m:r>
          <w:rPr>
            <w:rFonts w:ascii="Cambria Math" w:eastAsia="KaiTi" w:hAnsi="Cambria Math"/>
            <w:sz w:val="28"/>
            <w:szCs w:val="28"/>
          </w:rPr>
          <m:t>N×N</m:t>
        </m:r>
      </m:oMath>
      <w:r w:rsidRPr="00703ED4">
        <w:rPr>
          <w:rFonts w:ascii="KaiTi" w:eastAsia="KaiTi" w:hAnsi="KaiTi"/>
          <w:sz w:val="28"/>
          <w:szCs w:val="28"/>
        </w:rPr>
        <w:t>的状态转移计数矩阵</w:t>
      </w:r>
      <m:oMath>
        <m:r>
          <w:rPr>
            <w:rFonts w:ascii="Cambria Math" w:eastAsia="KaiTi" w:hAnsi="Cambria Math"/>
            <w:sz w:val="28"/>
            <w:szCs w:val="28"/>
          </w:rPr>
          <m:t>Count</m:t>
        </m:r>
        <m:d>
          <m:dPr>
            <m:begChr m:val="["/>
            <m:endChr m:val="]"/>
            <m:ctrlPr>
              <w:rPr>
                <w:rFonts w:ascii="Cambria Math" w:eastAsia="KaiTi" w:hAnsi="Cambria Math"/>
                <w:i/>
                <w:sz w:val="28"/>
                <w:szCs w:val="28"/>
              </w:rPr>
            </m:ctrlPr>
          </m:dPr>
          <m:e>
            <w:bookmarkStart w:id="92" w:name="OLE_LINK12"/>
            <w:bookmarkStart w:id="93" w:name="OLE_LINK13"/>
            <m:r>
              <w:rPr>
                <w:rFonts w:ascii="Cambria Math" w:eastAsia="KaiTi" w:hAnsi="Cambria Math"/>
                <w:sz w:val="28"/>
                <w:szCs w:val="28"/>
              </w:rPr>
              <m:t>N×N</m:t>
            </m:r>
            <w:bookmarkEnd w:id="92"/>
            <w:bookmarkEnd w:id="93"/>
          </m:e>
        </m:d>
        <m:r>
          <w:rPr>
            <w:rFonts w:ascii="Cambria Math" w:eastAsia="KaiTi" w:hAnsi="Cambria Math"/>
            <w:sz w:val="28"/>
            <w:szCs w:val="28"/>
          </w:rPr>
          <m:t>=0</m:t>
        </m:r>
      </m:oMath>
      <w:r w:rsidRPr="00703ED4">
        <w:rPr>
          <w:rFonts w:ascii="KaiTi" w:eastAsia="KaiTi" w:hAnsi="KaiTi"/>
          <w:sz w:val="28"/>
          <w:szCs w:val="28"/>
        </w:rPr>
        <w:t>;</w:t>
      </w:r>
      <w:r w:rsidRPr="00703ED4">
        <w:rPr>
          <w:rFonts w:ascii="KaiTi" w:eastAsia="KaiTi" w:hAnsi="KaiTi" w:hint="eastAsia"/>
          <w:sz w:val="28"/>
          <w:szCs w:val="28"/>
        </w:rPr>
        <w:t>其中</w:t>
      </w:r>
      <w:r w:rsidRPr="00703ED4">
        <w:rPr>
          <w:rFonts w:ascii="KaiTi" w:eastAsia="KaiTi" w:hAnsi="KaiTi"/>
          <w:sz w:val="28"/>
          <w:szCs w:val="28"/>
        </w:rPr>
        <w:t>，</w:t>
      </w:r>
      <w:r w:rsidRPr="00703ED4">
        <w:rPr>
          <w:rFonts w:ascii="KaiTi" w:eastAsia="KaiTi" w:hAnsi="KaiTi" w:hint="eastAsia"/>
          <w:sz w:val="28"/>
          <w:szCs w:val="28"/>
        </w:rPr>
        <w:t>N为</w:t>
      </w:r>
      <w:ins w:id="94" w:author="YU, QI (SI EP CEA R&amp;D DD)" w:date="2026-07-15T10:59:00Z">
        <w:r w:rsidR="00937701">
          <w:rPr>
            <w:rFonts w:ascii="KaiTi" w:eastAsia="KaiTi" w:hAnsi="KaiTi"/>
            <w:sz w:val="28"/>
            <w:szCs w:val="28"/>
          </w:rPr>
          <w:t>多智能体系统</w:t>
        </w:r>
      </w:ins>
      <w:ins w:id="95" w:author="YU, QI (SI EP CEA R&amp;D DD)" w:date="2026-07-14T16:53:00Z">
        <w:r w:rsidR="00C46064" w:rsidRPr="00C46064">
          <w:rPr>
            <w:rFonts w:ascii="KaiTi" w:eastAsia="KaiTi" w:hAnsi="KaiTi"/>
            <w:sz w:val="28"/>
            <w:szCs w:val="28"/>
          </w:rPr>
          <w:t>中联合状态的总数</w:t>
        </w:r>
      </w:ins>
      <w:r w:rsidRPr="00703ED4">
        <w:rPr>
          <w:rFonts w:ascii="KaiTi" w:eastAsia="KaiTi" w:hAnsi="KaiTi"/>
          <w:sz w:val="28"/>
          <w:szCs w:val="28"/>
        </w:rPr>
        <w:t>；</w:t>
      </w:r>
    </w:p>
    <w:p w14:paraId="2331F3F0" w14:textId="45C3030B" w:rsidR="00561EF5" w:rsidRPr="00703ED4" w:rsidRDefault="00561EF5" w:rsidP="00A538CF">
      <w:pPr>
        <w:spacing w:line="360" w:lineRule="auto"/>
        <w:ind w:firstLineChars="200" w:firstLine="560"/>
        <w:rPr>
          <w:rFonts w:ascii="KaiTi" w:eastAsia="KaiTi" w:hAnsi="KaiTi"/>
          <w:sz w:val="28"/>
          <w:szCs w:val="28"/>
        </w:rPr>
      </w:pPr>
      <w:r w:rsidRPr="00703ED4">
        <w:rPr>
          <w:rFonts w:ascii="KaiTi" w:eastAsia="KaiTi" w:hAnsi="KaiTi"/>
          <w:sz w:val="28"/>
          <w:szCs w:val="28"/>
        </w:rPr>
        <w:t>S12：遍历历史</w:t>
      </w:r>
      <w:r w:rsidRPr="00703ED4">
        <w:rPr>
          <w:rFonts w:ascii="KaiTi" w:eastAsia="KaiTi" w:hAnsi="KaiTi" w:hint="eastAsia"/>
          <w:sz w:val="28"/>
          <w:szCs w:val="28"/>
        </w:rPr>
        <w:t>数据集</w:t>
      </w:r>
      <m:oMath>
        <m:sSub>
          <m:sSubPr>
            <m:ctrlPr>
              <w:rPr>
                <w:rFonts w:ascii="Cambria Math" w:eastAsia="KaiTi" w:hAnsi="Cambria Math"/>
                <w:i/>
                <w:sz w:val="28"/>
                <w:szCs w:val="28"/>
              </w:rPr>
            </m:ctrlPr>
          </m:sSubPr>
          <m:e>
            <m:r>
              <w:rPr>
                <w:rFonts w:ascii="Cambria Math" w:eastAsia="KaiTi" w:hAnsi="Cambria Math" w:hint="eastAsia"/>
                <w:sz w:val="28"/>
                <w:szCs w:val="28"/>
              </w:rPr>
              <m:t>D</m:t>
            </m:r>
          </m:e>
          <m:sub>
            <m:r>
              <w:rPr>
                <w:rFonts w:ascii="Cambria Math" w:eastAsia="KaiTi" w:hAnsi="Cambria Math" w:cs="Cambria Math"/>
                <w:sz w:val="28"/>
                <w:szCs w:val="28"/>
              </w:rPr>
              <m:t>h</m:t>
            </m:r>
            <m:r>
              <w:rPr>
                <w:rFonts w:ascii="Cambria Math" w:eastAsia="KaiTi" w:hAnsi="Cambria Math" w:hint="eastAsia"/>
                <w:sz w:val="28"/>
                <w:szCs w:val="28"/>
              </w:rPr>
              <m:t>istory</m:t>
            </m:r>
          </m:sub>
        </m:sSub>
      </m:oMath>
      <w:r w:rsidRPr="00703ED4">
        <w:rPr>
          <w:rFonts w:ascii="KaiTi" w:eastAsia="KaiTi" w:hAnsi="KaiTi" w:hint="eastAsia"/>
          <w:sz w:val="28"/>
          <w:szCs w:val="28"/>
        </w:rPr>
        <w:t>中</w:t>
      </w:r>
      <w:r w:rsidRPr="00703ED4">
        <w:rPr>
          <w:rFonts w:ascii="KaiTi" w:eastAsia="KaiTi" w:hAnsi="KaiTi"/>
          <w:sz w:val="28"/>
          <w:szCs w:val="28"/>
        </w:rPr>
        <w:t>的每一个状态对</w:t>
      </w:r>
      <m:oMath>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j</m:t>
            </m:r>
          </m:sub>
        </m:sSub>
        <m:r>
          <w:rPr>
            <w:rFonts w:ascii="Cambria Math" w:eastAsia="KaiTi" w:hAnsi="Cambria Math"/>
            <w:sz w:val="28"/>
            <w:szCs w:val="28"/>
          </w:rPr>
          <m:t>)</m:t>
        </m:r>
      </m:oMath>
      <w:r w:rsidRPr="00703ED4">
        <w:rPr>
          <w:rFonts w:ascii="KaiTi" w:eastAsia="KaiTi" w:hAnsi="KaiTi" w:hint="eastAsia"/>
          <w:sz w:val="28"/>
          <w:szCs w:val="28"/>
        </w:rPr>
        <w:t>，对</w:t>
      </w:r>
      <w:r w:rsidRPr="00703ED4">
        <w:rPr>
          <w:rFonts w:ascii="KaiTi" w:eastAsia="KaiTi" w:hAnsi="KaiTi"/>
          <w:sz w:val="28"/>
          <w:szCs w:val="28"/>
        </w:rPr>
        <w:t>每一次</w:t>
      </w:r>
      <w:r w:rsidRPr="00703ED4">
        <w:rPr>
          <w:rFonts w:ascii="KaiTi" w:eastAsia="KaiTi" w:hAnsi="KaiTi" w:hint="eastAsia"/>
          <w:sz w:val="28"/>
          <w:szCs w:val="28"/>
        </w:rPr>
        <w:t>发生的</w:t>
      </w:r>
      <w:r w:rsidRPr="00703ED4">
        <w:rPr>
          <w:rFonts w:ascii="KaiTi" w:eastAsia="KaiTi" w:hAnsi="KaiTi"/>
          <w:sz w:val="28"/>
          <w:szCs w:val="28"/>
        </w:rPr>
        <w:t>状态转移进行计数：</w:t>
      </w:r>
      <m:oMath>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r>
          <w:rPr>
            <w:rFonts w:ascii="Cambria Math" w:eastAsia="KaiTi" w:hAnsi="Cambria Math"/>
            <w:sz w:val="28"/>
            <w:szCs w:val="28"/>
          </w:rPr>
          <m:t>+=1</m:t>
        </m:r>
      </m:oMath>
      <w:r w:rsidRPr="00703ED4">
        <w:rPr>
          <w:rFonts w:ascii="KaiTi" w:eastAsia="KaiTi" w:hAnsi="KaiTi" w:hint="eastAsia"/>
          <w:sz w:val="28"/>
          <w:szCs w:val="28"/>
        </w:rPr>
        <w:t>；</w:t>
      </w:r>
      <w:r w:rsidR="0016343E" w:rsidRPr="00703ED4">
        <w:rPr>
          <w:rFonts w:ascii="KaiTi" w:eastAsia="KaiTi" w:hAnsi="KaiTi" w:hint="eastAsia"/>
          <w:sz w:val="28"/>
          <w:szCs w:val="28"/>
        </w:rPr>
        <w:t>其中</w:t>
      </w:r>
      <w:r w:rsidR="0016343E" w:rsidRPr="00703ED4">
        <w:rPr>
          <w:rFonts w:ascii="KaiTi" w:eastAsia="KaiTi" w:hAnsi="KaiTi"/>
          <w:sz w:val="28"/>
          <w:szCs w:val="28"/>
        </w:rPr>
        <w:t>，</w:t>
      </w:r>
      <w:r w:rsidR="00F3628E" w:rsidRPr="00703ED4">
        <w:rPr>
          <w:rFonts w:ascii="KaiTi" w:eastAsia="KaiTi" w:hAnsi="KaiTi"/>
          <w:sz w:val="28"/>
          <w:szCs w:val="28"/>
        </w:rPr>
        <w:t xml:space="preserve"> </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ins w:id="96" w:author="YU, QI (SI EP CEA R&amp;D DD)" w:date="2026-07-14T16:29:00Z">
        <w:r w:rsidR="00F3628E">
          <w:rPr>
            <w:rFonts w:ascii="KaiTi" w:eastAsia="KaiTi" w:hAnsi="KaiTi" w:hint="eastAsia"/>
            <w:sz w:val="28"/>
            <w:szCs w:val="28"/>
          </w:rPr>
          <w:t>指</w:t>
        </w:r>
        <w:r w:rsidR="00F3628E" w:rsidRPr="00F3628E">
          <w:rPr>
            <w:rFonts w:ascii="KaiTi" w:eastAsia="KaiTi" w:hAnsi="KaiTi"/>
            <w:sz w:val="28"/>
            <w:szCs w:val="28"/>
          </w:rPr>
          <w:t>当前时刻的状态，即转移的起始状态；</w:t>
        </w:r>
      </w:ins>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j</m:t>
            </m:r>
          </m:sub>
        </m:sSub>
      </m:oMath>
      <w:ins w:id="97" w:author="YU, QI (SI EP CEA R&amp;D DD)" w:date="2026-07-14T16:29:00Z">
        <w:r w:rsidR="00F3628E">
          <w:rPr>
            <w:rFonts w:ascii="KaiTi" w:eastAsia="KaiTi" w:hAnsi="KaiTi" w:hint="eastAsia"/>
            <w:sz w:val="28"/>
            <w:szCs w:val="28"/>
          </w:rPr>
          <w:t>指</w:t>
        </w:r>
      </w:ins>
      <w:ins w:id="98" w:author="YU, QI (SI EP CEA R&amp;D DD)" w:date="2026-07-14T16:30:00Z">
        <w:r w:rsidR="00F3628E" w:rsidRPr="00F3628E">
          <w:rPr>
            <w:rFonts w:ascii="KaiTi" w:eastAsia="KaiTi" w:hAnsi="KaiTi"/>
            <w:sz w:val="28"/>
            <w:szCs w:val="28"/>
          </w:rPr>
          <w:t>下一时刻的状态，即转移</w:t>
        </w:r>
        <w:r w:rsidR="00F3628E">
          <w:rPr>
            <w:rFonts w:ascii="KaiTi" w:eastAsia="KaiTi" w:hAnsi="KaiTi" w:hint="eastAsia"/>
            <w:sz w:val="28"/>
            <w:szCs w:val="28"/>
          </w:rPr>
          <w:t>后的</w:t>
        </w:r>
        <w:r w:rsidR="00F3628E" w:rsidRPr="00F3628E">
          <w:rPr>
            <w:rFonts w:ascii="KaiTi" w:eastAsia="KaiTi" w:hAnsi="KaiTi"/>
            <w:sz w:val="28"/>
            <w:szCs w:val="28"/>
          </w:rPr>
          <w:t>状态</w:t>
        </w:r>
        <w:r w:rsidR="00F3628E">
          <w:rPr>
            <w:rFonts w:ascii="KaiTi" w:eastAsia="KaiTi" w:hAnsi="KaiTi" w:hint="eastAsia"/>
            <w:sz w:val="28"/>
            <w:szCs w:val="28"/>
          </w:rPr>
          <w:t>。</w:t>
        </w:r>
      </w:ins>
    </w:p>
    <w:p w14:paraId="4E67FDE0" w14:textId="657FB775" w:rsidR="00561EF5" w:rsidRPr="00703ED4" w:rsidRDefault="00561EF5" w:rsidP="00A538CF">
      <w:pPr>
        <w:spacing w:line="360" w:lineRule="auto"/>
        <w:ind w:firstLineChars="200" w:firstLine="560"/>
        <w:rPr>
          <w:rFonts w:ascii="KaiTi" w:eastAsia="KaiTi" w:hAnsi="KaiTi"/>
          <w:sz w:val="28"/>
          <w:szCs w:val="28"/>
        </w:rPr>
      </w:pPr>
      <w:r w:rsidRPr="00703ED4">
        <w:rPr>
          <w:rFonts w:ascii="KaiTi" w:eastAsia="KaiTi" w:hAnsi="KaiTi"/>
          <w:sz w:val="28"/>
          <w:szCs w:val="28"/>
        </w:rPr>
        <w:t>S1</w:t>
      </w:r>
      <w:r w:rsidRPr="00703ED4">
        <w:rPr>
          <w:rFonts w:ascii="KaiTi" w:eastAsia="KaiTi" w:hAnsi="KaiTi" w:hint="eastAsia"/>
          <w:sz w:val="28"/>
          <w:szCs w:val="28"/>
        </w:rPr>
        <w:t>3</w:t>
      </w:r>
      <w:r w:rsidRPr="00703ED4">
        <w:rPr>
          <w:rFonts w:ascii="KaiTi" w:eastAsia="KaiTi" w:hAnsi="KaiTi"/>
          <w:sz w:val="28"/>
          <w:szCs w:val="28"/>
        </w:rPr>
        <w:t>：</w:t>
      </w:r>
      <w:r w:rsidR="00587BAD" w:rsidRPr="00703ED4">
        <w:rPr>
          <w:rFonts w:ascii="KaiTi" w:eastAsia="KaiTi" w:hAnsi="KaiTi" w:cs="华文楷体" w:hint="eastAsia"/>
          <w:sz w:val="28"/>
          <w:szCs w:val="28"/>
        </w:rPr>
        <w:t>基于</w:t>
      </w:r>
      <w:r w:rsidR="00587BAD" w:rsidRPr="00703ED4">
        <w:rPr>
          <w:rFonts w:ascii="KaiTi" w:eastAsia="KaiTi" w:hAnsi="KaiTi" w:cs="华文楷体"/>
          <w:sz w:val="28"/>
          <w:szCs w:val="28"/>
        </w:rPr>
        <w:t>物理可行性约束</w:t>
      </w:r>
      <w:r w:rsidRPr="00703ED4">
        <w:rPr>
          <w:rFonts w:ascii="KaiTi" w:eastAsia="KaiTi" w:hAnsi="KaiTi"/>
          <w:sz w:val="28"/>
          <w:szCs w:val="28"/>
        </w:rPr>
        <w:t>对</w:t>
      </w:r>
      <w:r w:rsidR="00587BAD" w:rsidRPr="00703ED4">
        <w:rPr>
          <w:rFonts w:ascii="KaiTi" w:eastAsia="KaiTi" w:hAnsi="KaiTi" w:hint="eastAsia"/>
          <w:sz w:val="28"/>
          <w:szCs w:val="28"/>
        </w:rPr>
        <w:t>步骤S1</w:t>
      </w:r>
      <w:r w:rsidR="00587BAD" w:rsidRPr="00703ED4">
        <w:rPr>
          <w:rFonts w:ascii="KaiTi" w:eastAsia="KaiTi" w:hAnsi="KaiTi"/>
          <w:sz w:val="28"/>
          <w:szCs w:val="28"/>
        </w:rPr>
        <w:t>2</w:t>
      </w:r>
      <w:r w:rsidR="00587BAD" w:rsidRPr="00703ED4">
        <w:rPr>
          <w:rFonts w:ascii="KaiTi" w:eastAsia="KaiTi" w:hAnsi="KaiTi" w:hint="eastAsia"/>
          <w:sz w:val="28"/>
          <w:szCs w:val="28"/>
        </w:rPr>
        <w:t>获得</w:t>
      </w:r>
      <w:r w:rsidR="00587BAD" w:rsidRPr="00703ED4">
        <w:rPr>
          <w:rFonts w:ascii="KaiTi" w:eastAsia="KaiTi" w:hAnsi="KaiTi"/>
          <w:sz w:val="28"/>
          <w:szCs w:val="28"/>
        </w:rPr>
        <w:t>的</w:t>
      </w:r>
      <w:r w:rsidRPr="00703ED4">
        <w:rPr>
          <w:rFonts w:ascii="KaiTi" w:eastAsia="KaiTi" w:hAnsi="KaiTi"/>
          <w:sz w:val="28"/>
          <w:szCs w:val="28"/>
        </w:rPr>
        <w:t>计数矩阵进行修正：对从</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Pr="00703ED4">
        <w:rPr>
          <w:rFonts w:ascii="KaiTi" w:eastAsia="KaiTi" w:hAnsi="KaiTi" w:hint="eastAsia"/>
          <w:sz w:val="28"/>
          <w:szCs w:val="28"/>
        </w:rPr>
        <w:t>到</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j</m:t>
            </m:r>
          </m:sub>
        </m:sSub>
      </m:oMath>
      <w:r w:rsidRPr="00703ED4">
        <w:rPr>
          <w:rFonts w:ascii="KaiTi" w:eastAsia="KaiTi" w:hAnsi="KaiTi"/>
          <w:sz w:val="28"/>
          <w:szCs w:val="28"/>
        </w:rPr>
        <w:t>物理上禁止发生的转移，将</w:t>
      </w:r>
      <m:oMath>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oMath>
      <w:r w:rsidRPr="00703ED4">
        <w:rPr>
          <w:rFonts w:ascii="KaiTi" w:eastAsia="KaiTi" w:hAnsi="KaiTi" w:hint="eastAsia"/>
          <w:sz w:val="28"/>
          <w:szCs w:val="28"/>
        </w:rPr>
        <w:t>置0；</w:t>
      </w:r>
      <w:r w:rsidRPr="00703ED4">
        <w:rPr>
          <w:rFonts w:ascii="KaiTi" w:eastAsia="KaiTi" w:hAnsi="KaiTi"/>
          <w:sz w:val="28"/>
          <w:szCs w:val="28"/>
        </w:rPr>
        <w:t>对从</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Pr="00703ED4">
        <w:rPr>
          <w:rFonts w:ascii="KaiTi" w:eastAsia="KaiTi" w:hAnsi="KaiTi" w:hint="eastAsia"/>
          <w:sz w:val="28"/>
          <w:szCs w:val="28"/>
        </w:rPr>
        <w:t>到</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j</m:t>
            </m:r>
          </m:sub>
        </m:sSub>
      </m:oMath>
      <w:r w:rsidR="00587BAD" w:rsidRPr="00703ED4">
        <w:rPr>
          <w:rFonts w:ascii="KaiTi" w:eastAsia="KaiTi" w:hAnsi="KaiTi" w:hint="eastAsia"/>
          <w:sz w:val="28"/>
          <w:szCs w:val="28"/>
        </w:rPr>
        <w:t>物理上</w:t>
      </w:r>
      <w:r w:rsidRPr="00703ED4">
        <w:rPr>
          <w:rFonts w:ascii="KaiTi" w:eastAsia="KaiTi" w:hAnsi="KaiTi" w:hint="eastAsia"/>
          <w:sz w:val="28"/>
          <w:szCs w:val="28"/>
        </w:rPr>
        <w:t>必然发生的转移，将</w:t>
      </w:r>
      <m:oMath>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oMath>
      <w:r w:rsidRPr="00703ED4">
        <w:rPr>
          <w:rFonts w:ascii="KaiTi" w:eastAsia="KaiTi" w:hAnsi="KaiTi" w:hint="eastAsia"/>
          <w:sz w:val="28"/>
          <w:szCs w:val="28"/>
        </w:rPr>
        <w:t>置1；</w:t>
      </w:r>
    </w:p>
    <w:p w14:paraId="0683635A" w14:textId="76ADACDA" w:rsidR="00561EF5" w:rsidRPr="00703ED4" w:rsidRDefault="00561EF5" w:rsidP="00A538CF">
      <w:pPr>
        <w:spacing w:line="360" w:lineRule="auto"/>
        <w:ind w:firstLineChars="200" w:firstLine="560"/>
        <w:rPr>
          <w:rFonts w:ascii="KaiTi" w:eastAsia="KaiTi" w:hAnsi="KaiTi"/>
          <w:sz w:val="28"/>
          <w:szCs w:val="28"/>
        </w:rPr>
      </w:pPr>
      <w:r w:rsidRPr="00703ED4">
        <w:rPr>
          <w:rFonts w:ascii="KaiTi" w:eastAsia="KaiTi" w:hAnsi="KaiTi"/>
          <w:sz w:val="28"/>
          <w:szCs w:val="28"/>
        </w:rPr>
        <w:t>S1</w:t>
      </w:r>
      <w:r w:rsidRPr="00703ED4">
        <w:rPr>
          <w:rFonts w:ascii="KaiTi" w:eastAsia="KaiTi" w:hAnsi="KaiTi" w:hint="eastAsia"/>
          <w:sz w:val="28"/>
          <w:szCs w:val="28"/>
        </w:rPr>
        <w:t>4</w:t>
      </w:r>
      <w:r w:rsidRPr="00703ED4">
        <w:rPr>
          <w:rFonts w:ascii="KaiTi" w:eastAsia="KaiTi" w:hAnsi="KaiTi"/>
          <w:sz w:val="28"/>
          <w:szCs w:val="28"/>
        </w:rPr>
        <w:t>：按行归一化计算状态转移概率矩阵：</w:t>
      </w:r>
    </w:p>
    <w:p w14:paraId="79873986" w14:textId="77777777" w:rsidR="00561EF5" w:rsidRPr="00703ED4" w:rsidRDefault="00561EF5" w:rsidP="00A538CF">
      <w:pPr>
        <w:spacing w:line="360" w:lineRule="auto"/>
        <w:ind w:firstLineChars="200" w:firstLine="560"/>
        <w:rPr>
          <w:rFonts w:ascii="KaiTi" w:eastAsia="KaiTi" w:hAnsi="KaiTi"/>
          <w:sz w:val="28"/>
          <w:szCs w:val="28"/>
        </w:rPr>
      </w:pPr>
      <m:oMathPara>
        <m:oMath>
          <m:r>
            <w:rPr>
              <w:rFonts w:ascii="Cambria Math" w:eastAsia="KaiTi" w:hAnsi="Cambria Math"/>
              <w:sz w:val="28"/>
              <w:szCs w:val="28"/>
            </w:rPr>
            <m:t>P</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r>
            <w:rPr>
              <w:rFonts w:ascii="Cambria Math" w:eastAsia="KaiTi" w:hAnsi="Cambria Math"/>
              <w:sz w:val="28"/>
              <w:szCs w:val="28"/>
            </w:rPr>
            <m:t>=</m:t>
          </m:r>
          <m:f>
            <m:fPr>
              <m:ctrlPr>
                <w:rPr>
                  <w:rFonts w:ascii="Cambria Math" w:eastAsia="KaiTi" w:hAnsi="Cambria Math"/>
                  <w:i/>
                  <w:sz w:val="28"/>
                  <w:szCs w:val="28"/>
                </w:rPr>
              </m:ctrlPr>
            </m:fPr>
            <m:num>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num>
            <m:den>
              <m:nary>
                <m:naryPr>
                  <m:chr m:val="∑"/>
                  <m:limLoc m:val="undOvr"/>
                  <m:subHide m:val="1"/>
                  <m:supHide m:val="1"/>
                  <m:ctrlPr>
                    <w:rPr>
                      <w:rFonts w:ascii="Cambria Math" w:eastAsia="KaiTi" w:hAnsi="Cambria Math"/>
                      <w:i/>
                      <w:sz w:val="28"/>
                      <w:szCs w:val="28"/>
                    </w:rPr>
                  </m:ctrlPr>
                </m:naryPr>
                <m:sub/>
                <m:sup/>
                <m:e>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e>
              </m:nary>
            </m:den>
          </m:f>
        </m:oMath>
      </m:oMathPara>
    </w:p>
    <w:p w14:paraId="0B999883" w14:textId="4575A58E" w:rsidR="0086476F" w:rsidRPr="00703ED4" w:rsidRDefault="00561EF5" w:rsidP="00A538CF">
      <w:pPr>
        <w:spacing w:line="360" w:lineRule="auto"/>
        <w:ind w:firstLineChars="200" w:firstLine="560"/>
        <w:rPr>
          <w:rFonts w:ascii="KaiTi" w:eastAsia="KaiTi" w:hAnsi="KaiTi"/>
          <w:sz w:val="28"/>
          <w:szCs w:val="28"/>
        </w:rPr>
      </w:pPr>
      <w:r w:rsidRPr="00703ED4">
        <w:rPr>
          <w:rFonts w:ascii="KaiTi" w:eastAsia="KaiTi" w:hAnsi="KaiTi"/>
          <w:sz w:val="28"/>
          <w:szCs w:val="28"/>
        </w:rPr>
        <w:t>S1</w:t>
      </w:r>
      <w:r w:rsidRPr="00703ED4">
        <w:rPr>
          <w:rFonts w:ascii="KaiTi" w:eastAsia="KaiTi" w:hAnsi="KaiTi" w:hint="eastAsia"/>
          <w:sz w:val="28"/>
          <w:szCs w:val="28"/>
        </w:rPr>
        <w:t>5</w:t>
      </w:r>
      <w:r w:rsidRPr="00703ED4">
        <w:rPr>
          <w:rFonts w:ascii="KaiTi" w:eastAsia="KaiTi" w:hAnsi="KaiTi"/>
          <w:sz w:val="28"/>
          <w:szCs w:val="28"/>
        </w:rPr>
        <w:t>：验证行和约束，确保对所有行</w:t>
      </w:r>
      <m:oMath>
        <m:r>
          <w:rPr>
            <w:rFonts w:ascii="Cambria Math" w:eastAsia="KaiTi" w:hAnsi="Cambria Math"/>
            <w:sz w:val="28"/>
            <w:szCs w:val="28"/>
          </w:rPr>
          <m:t>i</m:t>
        </m:r>
      </m:oMath>
      <w:r w:rsidRPr="00703ED4">
        <w:rPr>
          <w:rFonts w:ascii="KaiTi" w:eastAsia="KaiTi" w:hAnsi="KaiTi" w:hint="eastAsia"/>
          <w:sz w:val="28"/>
          <w:szCs w:val="28"/>
        </w:rPr>
        <w:t>均</w:t>
      </w:r>
      <w:r w:rsidRPr="00703ED4">
        <w:rPr>
          <w:rFonts w:ascii="KaiTi" w:eastAsia="KaiTi" w:hAnsi="KaiTi"/>
          <w:sz w:val="28"/>
          <w:szCs w:val="28"/>
        </w:rPr>
        <w:t>满足</w:t>
      </w:r>
      <m:oMath>
        <m:nary>
          <m:naryPr>
            <m:chr m:val="∑"/>
            <m:limLoc m:val="undOvr"/>
            <m:ctrlPr>
              <w:ins w:id="99" w:author="YU, QI (SI EP CEA R&amp;D DD)" w:date="2026-07-15T11:05:00Z">
                <w:rPr>
                  <w:rFonts w:ascii="Cambria Math" w:eastAsia="KaiTi" w:hAnsi="Cambria Math"/>
                  <w:i/>
                  <w:sz w:val="28"/>
                  <w:szCs w:val="28"/>
                </w:rPr>
              </w:ins>
            </m:ctrlPr>
          </m:naryPr>
          <m:sub>
            <m:r>
              <w:ins w:id="100" w:author="YU, QI (SI EP CEA R&amp;D DD)" w:date="2026-07-15T11:05:00Z">
                <w:rPr>
                  <w:rFonts w:ascii="Cambria Math" w:eastAsia="KaiTi" w:hAnsi="Cambria Math"/>
                  <w:sz w:val="28"/>
                  <w:szCs w:val="28"/>
                </w:rPr>
                <m:t>j=1</m:t>
              </w:ins>
            </m:r>
          </m:sub>
          <m:sup>
            <m:r>
              <w:ins w:id="101" w:author="YU, QI (SI EP CEA R&amp;D DD)" w:date="2026-07-15T11:05:00Z">
                <w:rPr>
                  <w:rFonts w:ascii="Cambria Math" w:eastAsia="KaiTi" w:hAnsi="Cambria Math"/>
                  <w:sz w:val="28"/>
                  <w:szCs w:val="28"/>
                </w:rPr>
                <m:t>N</m:t>
              </w:ins>
            </m:r>
          </m:sup>
          <m:e>
            <m:r>
              <w:ins w:id="102" w:author="YU, QI (SI EP CEA R&amp;D DD)" w:date="2026-07-15T11:05:00Z">
                <w:rPr>
                  <w:rFonts w:ascii="Cambria Math" w:eastAsia="KaiTi" w:hAnsi="Cambria Math"/>
                  <w:sz w:val="28"/>
                  <w:szCs w:val="28"/>
                </w:rPr>
                <m:t>P</m:t>
              </w:ins>
            </m:r>
            <m:d>
              <m:dPr>
                <m:begChr m:val="["/>
                <m:endChr m:val="]"/>
                <m:ctrlPr>
                  <w:ins w:id="103" w:author="YU, QI (SI EP CEA R&amp;D DD)" w:date="2026-07-15T11:05:00Z">
                    <w:rPr>
                      <w:rFonts w:ascii="Cambria Math" w:eastAsia="KaiTi" w:hAnsi="Cambria Math"/>
                      <w:i/>
                      <w:sz w:val="28"/>
                      <w:szCs w:val="28"/>
                    </w:rPr>
                  </w:ins>
                </m:ctrlPr>
              </m:dPr>
              <m:e>
                <m:r>
                  <w:ins w:id="104" w:author="YU, QI (SI EP CEA R&amp;D DD)" w:date="2026-07-15T11:05:00Z">
                    <w:rPr>
                      <w:rFonts w:ascii="Cambria Math" w:eastAsia="KaiTi" w:hAnsi="Cambria Math"/>
                      <w:sz w:val="28"/>
                      <w:szCs w:val="28"/>
                    </w:rPr>
                    <m:t>i</m:t>
                  </w:ins>
                </m:r>
              </m:e>
            </m:d>
            <m:d>
              <m:dPr>
                <m:begChr m:val="["/>
                <m:endChr m:val="]"/>
                <m:ctrlPr>
                  <w:ins w:id="105" w:author="YU, QI (SI EP CEA R&amp;D DD)" w:date="2026-07-15T11:05:00Z">
                    <w:rPr>
                      <w:rFonts w:ascii="Cambria Math" w:eastAsia="KaiTi" w:hAnsi="Cambria Math"/>
                      <w:i/>
                      <w:sz w:val="28"/>
                      <w:szCs w:val="28"/>
                    </w:rPr>
                  </w:ins>
                </m:ctrlPr>
              </m:dPr>
              <m:e>
                <m:r>
                  <w:ins w:id="106" w:author="YU, QI (SI EP CEA R&amp;D DD)" w:date="2026-07-15T11:05:00Z">
                    <w:rPr>
                      <w:rFonts w:ascii="Cambria Math" w:eastAsia="KaiTi" w:hAnsi="Cambria Math"/>
                      <w:sz w:val="28"/>
                      <w:szCs w:val="28"/>
                    </w:rPr>
                    <m:t>j</m:t>
                  </w:ins>
                </m:r>
              </m:e>
            </m:d>
          </m:e>
        </m:nary>
      </m:oMath>
      <w:r w:rsidRPr="00703ED4">
        <w:rPr>
          <w:rFonts w:ascii="KaiTi" w:eastAsia="KaiTi" w:hAnsi="KaiTi" w:hint="eastAsia"/>
          <w:sz w:val="28"/>
          <w:szCs w:val="28"/>
        </w:rPr>
        <w:t>=1，</w:t>
      </w:r>
      <w:r w:rsidRPr="00703ED4">
        <w:rPr>
          <w:rFonts w:ascii="KaiTi" w:eastAsia="KaiTi" w:hAnsi="KaiTi"/>
          <w:sz w:val="28"/>
          <w:szCs w:val="28"/>
        </w:rPr>
        <w:t>输出状态转移概率矩阵</w:t>
      </w:r>
      <m:oMath>
        <m:r>
          <w:rPr>
            <w:rFonts w:ascii="Cambria Math" w:eastAsia="KaiTi" w:hAnsi="Cambria Math" w:hint="eastAsia"/>
            <w:sz w:val="28"/>
            <w:szCs w:val="28"/>
          </w:rPr>
          <m:t>P</m:t>
        </m:r>
        <m:d>
          <m:dPr>
            <m:begChr m:val="["/>
            <m:endChr m:val="]"/>
            <m:ctrlPr>
              <w:rPr>
                <w:rFonts w:ascii="Cambria Math" w:eastAsia="KaiTi" w:hAnsi="Cambria Math"/>
                <w:i/>
                <w:sz w:val="28"/>
                <w:szCs w:val="28"/>
              </w:rPr>
            </m:ctrlPr>
          </m:dPr>
          <m:e>
            <m:r>
              <w:rPr>
                <w:rFonts w:ascii="Cambria Math" w:eastAsia="KaiTi" w:hAnsi="Cambria Math"/>
                <w:sz w:val="28"/>
                <w:szCs w:val="28"/>
              </w:rPr>
              <m:t>N×N</m:t>
            </m:r>
          </m:e>
        </m:d>
      </m:oMath>
      <w:r w:rsidRPr="00703ED4">
        <w:rPr>
          <w:rFonts w:ascii="KaiTi" w:eastAsia="KaiTi" w:hAnsi="KaiTi"/>
          <w:sz w:val="28"/>
          <w:szCs w:val="28"/>
        </w:rPr>
        <w:t>。</w:t>
      </w:r>
    </w:p>
    <w:p w14:paraId="0A41B14D" w14:textId="77777777" w:rsidR="00937701" w:rsidRDefault="00841E2C" w:rsidP="00A538CF">
      <w:pPr>
        <w:widowControl/>
        <w:spacing w:line="360" w:lineRule="auto"/>
        <w:rPr>
          <w:ins w:id="107" w:author="YU, QI (SI EP CEA R&amp;D DD)" w:date="2026-07-15T11:03:00Z"/>
          <w:rFonts w:ascii="KaiTi" w:eastAsia="KaiTi" w:hAnsi="KaiTi"/>
          <w:sz w:val="28"/>
          <w:szCs w:val="28"/>
        </w:rPr>
      </w:pPr>
      <w:r w:rsidRPr="00703ED4">
        <w:rPr>
          <w:rFonts w:ascii="KaiTi" w:eastAsia="KaiTi" w:hAnsi="KaiTi" w:hint="eastAsia"/>
          <w:sz w:val="28"/>
          <w:szCs w:val="28"/>
        </w:rPr>
        <w:t>4、如权利要求</w:t>
      </w:r>
      <w:r w:rsidR="000F6EB1" w:rsidRPr="00703ED4">
        <w:rPr>
          <w:rFonts w:ascii="KaiTi" w:eastAsia="KaiTi" w:hAnsi="KaiTi"/>
          <w:sz w:val="28"/>
          <w:szCs w:val="28"/>
        </w:rPr>
        <w:t>2</w:t>
      </w:r>
      <w:r w:rsidRPr="00703ED4">
        <w:rPr>
          <w:rFonts w:ascii="KaiTi" w:eastAsia="KaiTi" w:hAnsi="KaiTi" w:hint="eastAsia"/>
          <w:sz w:val="28"/>
          <w:szCs w:val="28"/>
        </w:rPr>
        <w:t>所述的</w:t>
      </w:r>
      <w:r w:rsidR="009146F6">
        <w:rPr>
          <w:rFonts w:ascii="KaiTi" w:eastAsia="KaiTi" w:hAnsi="KaiTi"/>
          <w:bCs/>
          <w:sz w:val="28"/>
          <w:szCs w:val="28"/>
          <w:highlight w:val="yellow"/>
        </w:rPr>
        <w:t>基于状态预测与自适应阈值的注入攻击检测方法</w:t>
      </w:r>
      <w:r w:rsidRPr="00703ED4">
        <w:rPr>
          <w:rFonts w:ascii="KaiTi" w:eastAsia="KaiTi" w:hAnsi="KaiTi" w:hint="eastAsia"/>
          <w:sz w:val="28"/>
          <w:szCs w:val="28"/>
        </w:rPr>
        <w:t>，其特征在于：所述</w:t>
      </w:r>
      <w:r w:rsidR="00BE6D87" w:rsidRPr="00703ED4">
        <w:rPr>
          <w:rFonts w:ascii="KaiTi" w:eastAsia="KaiTi" w:hAnsi="KaiTi" w:hint="eastAsia"/>
          <w:sz w:val="28"/>
          <w:szCs w:val="28"/>
        </w:rPr>
        <w:t>步骤S</w:t>
      </w:r>
      <w:r w:rsidR="0016343E" w:rsidRPr="00703ED4">
        <w:rPr>
          <w:rFonts w:ascii="KaiTi" w:eastAsia="KaiTi" w:hAnsi="KaiTi"/>
          <w:sz w:val="28"/>
          <w:szCs w:val="28"/>
        </w:rPr>
        <w:t>1</w:t>
      </w:r>
      <w:r w:rsidR="0016343E" w:rsidRPr="00703ED4">
        <w:rPr>
          <w:rFonts w:ascii="KaiTi" w:eastAsia="KaiTi" w:hAnsi="KaiTi" w:hint="eastAsia"/>
          <w:sz w:val="28"/>
          <w:szCs w:val="28"/>
        </w:rPr>
        <w:t>中</w:t>
      </w:r>
      <w:r w:rsidR="0016343E" w:rsidRPr="00703ED4">
        <w:rPr>
          <w:rFonts w:ascii="KaiTi" w:eastAsia="KaiTi" w:hAnsi="KaiTi" w:cs="华文楷体"/>
          <w:sz w:val="28"/>
          <w:szCs w:val="28"/>
        </w:rPr>
        <w:t>通过贝叶斯网络</w:t>
      </w:r>
      <w:r w:rsidR="0016343E" w:rsidRPr="00703ED4">
        <w:rPr>
          <w:rFonts w:ascii="KaiTi" w:eastAsia="KaiTi" w:hAnsi="KaiTi" w:hint="eastAsia"/>
          <w:sz w:val="28"/>
          <w:szCs w:val="28"/>
        </w:rPr>
        <w:t>得到</w:t>
      </w:r>
      <w:r w:rsidR="0016343E" w:rsidRPr="00703ED4">
        <w:rPr>
          <w:rFonts w:ascii="KaiTi" w:eastAsia="KaiTi" w:hAnsi="KaiTi"/>
          <w:sz w:val="28"/>
          <w:szCs w:val="28"/>
        </w:rPr>
        <w:t>历史状态概率</w:t>
      </w:r>
      <w:r w:rsidR="0016343E" w:rsidRPr="00703ED4">
        <w:rPr>
          <w:rFonts w:ascii="KaiTi" w:eastAsia="KaiTi" w:hAnsi="KaiTi" w:hint="eastAsia"/>
          <w:sz w:val="28"/>
          <w:szCs w:val="28"/>
        </w:rPr>
        <w:t>向量的</w:t>
      </w:r>
      <w:r w:rsidR="0016343E" w:rsidRPr="00703ED4">
        <w:rPr>
          <w:rFonts w:ascii="KaiTi" w:eastAsia="KaiTi" w:hAnsi="KaiTi"/>
          <w:sz w:val="28"/>
          <w:szCs w:val="28"/>
        </w:rPr>
        <w:t>方法</w:t>
      </w:r>
      <w:r w:rsidR="0016343E" w:rsidRPr="00703ED4">
        <w:rPr>
          <w:rFonts w:ascii="KaiTi" w:eastAsia="KaiTi" w:hAnsi="KaiTi" w:hint="eastAsia"/>
          <w:sz w:val="28"/>
          <w:szCs w:val="28"/>
        </w:rPr>
        <w:t>具体为</w:t>
      </w:r>
      <w:r w:rsidR="0016343E" w:rsidRPr="00703ED4">
        <w:rPr>
          <w:rFonts w:ascii="KaiTi" w:eastAsia="KaiTi" w:hAnsi="KaiTi"/>
          <w:sz w:val="28"/>
          <w:szCs w:val="28"/>
        </w:rPr>
        <w:t>：</w:t>
      </w:r>
    </w:p>
    <w:p w14:paraId="59077376" w14:textId="58372ABA" w:rsidR="00E9533B" w:rsidRPr="00703ED4" w:rsidRDefault="00937701">
      <w:pPr>
        <w:spacing w:line="360" w:lineRule="auto"/>
        <w:ind w:firstLineChars="200" w:firstLine="560"/>
        <w:rPr>
          <w:rFonts w:ascii="KaiTi" w:eastAsia="KaiTi" w:hAnsi="KaiTi"/>
          <w:sz w:val="28"/>
          <w:szCs w:val="28"/>
        </w:rPr>
        <w:pPrChange w:id="108" w:author="YU, QI (SI EP CEA R&amp;D DD)" w:date="2026-07-15T11:03:00Z">
          <w:pPr>
            <w:widowControl/>
            <w:spacing w:line="360" w:lineRule="auto"/>
          </w:pPr>
        </w:pPrChange>
      </w:pPr>
      <w:ins w:id="109" w:author="YU, QI (SI EP CEA R&amp;D DD)" w:date="2026-07-15T11:03:00Z">
        <w:r w:rsidRPr="00703ED4">
          <w:rPr>
            <w:rFonts w:ascii="KaiTi" w:eastAsia="KaiTi" w:hAnsi="KaiTi"/>
            <w:sz w:val="28"/>
            <w:szCs w:val="28"/>
          </w:rPr>
          <w:t>S1</w:t>
        </w:r>
        <w:r>
          <w:rPr>
            <w:rFonts w:ascii="KaiTi" w:eastAsia="KaiTi" w:hAnsi="KaiTi" w:hint="eastAsia"/>
            <w:sz w:val="28"/>
            <w:szCs w:val="28"/>
          </w:rPr>
          <w:t>6</w:t>
        </w:r>
        <w:r w:rsidRPr="00703ED4">
          <w:rPr>
            <w:rFonts w:ascii="KaiTi" w:eastAsia="KaiTi" w:hAnsi="KaiTi"/>
            <w:sz w:val="28"/>
            <w:szCs w:val="28"/>
          </w:rPr>
          <w:t>：</w:t>
        </w:r>
      </w:ins>
      <w:r w:rsidR="0016343E" w:rsidRPr="00703ED4">
        <w:rPr>
          <w:rFonts w:ascii="KaiTi" w:eastAsia="KaiTi" w:hAnsi="KaiTi" w:hint="eastAsia"/>
          <w:sz w:val="28"/>
          <w:szCs w:val="28"/>
        </w:rPr>
        <w:t>遍历</w:t>
      </w:r>
      <w:r w:rsidR="00E9533B" w:rsidRPr="00703ED4">
        <w:rPr>
          <w:rFonts w:ascii="KaiTi" w:eastAsia="KaiTi" w:hAnsi="KaiTi"/>
          <w:sz w:val="28"/>
          <w:szCs w:val="28"/>
        </w:rPr>
        <w:t>历史</w:t>
      </w:r>
      <w:r w:rsidR="00E9533B" w:rsidRPr="00703ED4">
        <w:rPr>
          <w:rFonts w:ascii="KaiTi" w:eastAsia="KaiTi" w:hAnsi="KaiTi" w:hint="eastAsia"/>
          <w:sz w:val="28"/>
          <w:szCs w:val="28"/>
        </w:rPr>
        <w:t>数据集</w:t>
      </w:r>
      <m:oMath>
        <m:sSub>
          <m:sSubPr>
            <m:ctrlPr>
              <w:rPr>
                <w:rFonts w:ascii="Cambria Math" w:eastAsia="KaiTi" w:hAnsi="Cambria Math"/>
                <w:sz w:val="28"/>
                <w:szCs w:val="28"/>
              </w:rPr>
            </m:ctrlPr>
          </m:sSubPr>
          <m:e>
            <m:r>
              <w:rPr>
                <w:rFonts w:ascii="Cambria Math" w:eastAsia="KaiTi" w:hAnsi="Cambria Math" w:hint="eastAsia"/>
                <w:sz w:val="28"/>
                <w:szCs w:val="28"/>
              </w:rPr>
              <m:t>D</m:t>
            </m:r>
          </m:e>
          <m:sub>
            <m:r>
              <w:rPr>
                <w:rFonts w:ascii="Cambria Math" w:eastAsia="KaiTi" w:hAnsi="Cambria Math" w:cs="Cambria Math"/>
                <w:sz w:val="28"/>
                <w:szCs w:val="28"/>
              </w:rPr>
              <m:t>h</m:t>
            </m:r>
            <m:r>
              <w:rPr>
                <w:rFonts w:ascii="Cambria Math" w:eastAsia="KaiTi" w:hAnsi="Cambria Math" w:hint="eastAsia"/>
                <w:sz w:val="28"/>
                <w:szCs w:val="28"/>
              </w:rPr>
              <m:t>istory</m:t>
            </m:r>
          </m:sub>
        </m:sSub>
      </m:oMath>
      <w:r w:rsidR="0016343E" w:rsidRPr="00703ED4">
        <w:rPr>
          <w:rFonts w:ascii="KaiTi" w:eastAsia="KaiTi" w:hAnsi="KaiTi" w:hint="eastAsia"/>
          <w:sz w:val="28"/>
          <w:szCs w:val="28"/>
        </w:rPr>
        <w:t>，</w:t>
      </w:r>
      <w:r w:rsidR="0016343E" w:rsidRPr="00703ED4">
        <w:rPr>
          <w:rFonts w:ascii="KaiTi" w:eastAsia="KaiTi" w:hAnsi="KaiTi"/>
          <w:sz w:val="28"/>
          <w:szCs w:val="28"/>
        </w:rPr>
        <w:t>统计</w:t>
      </w:r>
      <w:r w:rsidR="0016343E" w:rsidRPr="00937701">
        <w:rPr>
          <w:rFonts w:ascii="KaiTi" w:eastAsia="KaiTi" w:hAnsi="KaiTi"/>
          <w:sz w:val="28"/>
          <w:szCs w:val="28"/>
          <w:rPrChange w:id="110" w:author="YU, QI (SI EP CEA R&amp;D DD)" w:date="2026-07-15T11:03:00Z">
            <w:rPr>
              <w:rFonts w:ascii="KaiTi" w:eastAsia="KaiTi" w:hAnsi="KaiTi"/>
              <w:sz w:val="28"/>
              <w:szCs w:val="28"/>
              <w:highlight w:val="yellow"/>
            </w:rPr>
          </w:rPrChange>
        </w:rPr>
        <w:t>状态</w:t>
      </w:r>
      <m:oMath>
        <m:sSub>
          <m:sSubPr>
            <m:ctrlPr>
              <w:rPr>
                <w:rFonts w:ascii="Cambria Math" w:eastAsia="KaiTi" w:hAnsi="Cambria Math"/>
                <w:sz w:val="28"/>
                <w:szCs w:val="28"/>
              </w:rPr>
            </m:ctrlPr>
          </m:sSubPr>
          <m:e>
            <m:r>
              <w:rPr>
                <w:rFonts w:ascii="Cambria Math" w:eastAsia="KaiTi" w:hAnsi="Cambria Math"/>
                <w:sz w:val="28"/>
                <w:szCs w:val="28"/>
                <w:rPrChange w:id="111" w:author="YU, QI (SI EP CEA R&amp;D DD)" w:date="2026-07-15T11:03:00Z">
                  <w:rPr>
                    <w:rFonts w:ascii="Cambria Math" w:eastAsia="KaiTi" w:hAnsi="Cambria Math"/>
                    <w:sz w:val="28"/>
                    <w:szCs w:val="28"/>
                    <w:highlight w:val="yellow"/>
                  </w:rPr>
                </w:rPrChange>
              </w:rPr>
              <m:t>s</m:t>
            </m:r>
          </m:e>
          <m:sub>
            <m:r>
              <w:rPr>
                <w:rFonts w:ascii="Cambria Math" w:eastAsia="KaiTi" w:hAnsi="Cambria Math"/>
                <w:sz w:val="28"/>
                <w:szCs w:val="28"/>
                <w:rPrChange w:id="112" w:author="YU, QI (SI EP CEA R&amp;D DD)" w:date="2026-07-15T11:03:00Z">
                  <w:rPr>
                    <w:rFonts w:ascii="Cambria Math" w:eastAsia="KaiTi" w:hAnsi="Cambria Math"/>
                    <w:sz w:val="28"/>
                    <w:szCs w:val="28"/>
                    <w:highlight w:val="yellow"/>
                  </w:rPr>
                </w:rPrChange>
              </w:rPr>
              <m:t>i</m:t>
            </m:r>
          </m:sub>
        </m:sSub>
      </m:oMath>
      <w:r w:rsidR="0016343E" w:rsidRPr="00703ED4">
        <w:rPr>
          <w:rFonts w:ascii="KaiTi" w:eastAsia="KaiTi" w:hAnsi="KaiTi" w:hint="eastAsia"/>
          <w:sz w:val="28"/>
          <w:szCs w:val="28"/>
        </w:rPr>
        <w:t>的</w:t>
      </w:r>
      <w:r w:rsidR="0016343E" w:rsidRPr="00703ED4">
        <w:rPr>
          <w:rFonts w:ascii="KaiTi" w:eastAsia="KaiTi" w:hAnsi="KaiTi"/>
          <w:sz w:val="28"/>
          <w:szCs w:val="28"/>
        </w:rPr>
        <w:t>出现次数</w:t>
      </w:r>
      <m:oMath>
        <m:sSub>
          <m:sSubPr>
            <m:ctrlPr>
              <w:rPr>
                <w:rFonts w:ascii="Cambria Math" w:eastAsia="KaiTi" w:hAnsi="Cambria Math"/>
                <w:sz w:val="28"/>
                <w:szCs w:val="28"/>
              </w:rPr>
            </m:ctrlPr>
          </m:sSubPr>
          <m:e>
            <m:r>
              <w:rPr>
                <w:rFonts w:ascii="Cambria Math" w:eastAsia="KaiTi" w:hAnsi="Cambria Math"/>
                <w:sz w:val="28"/>
                <w:szCs w:val="28"/>
              </w:rPr>
              <m:t>freq</m:t>
            </m:r>
            <m:r>
              <m:rPr>
                <m:sty m:val="p"/>
              </m:rPr>
              <w:rPr>
                <w:rFonts w:ascii="Cambria Math" w:eastAsia="KaiTi" w:hAnsi="Cambria Math"/>
                <w:sz w:val="28"/>
                <w:szCs w:val="28"/>
                <w:rPrChange w:id="113" w:author="YU, QI (SI EP CEA R&amp;D DD)" w:date="2026-07-15T11:03:00Z">
                  <w:rPr>
                    <w:rFonts w:ascii="Cambria Math" w:eastAsia="KaiTi" w:hAnsi="Cambria Math"/>
                    <w:sz w:val="28"/>
                    <w:szCs w:val="28"/>
                  </w:rPr>
                </w:rPrChange>
              </w:rPr>
              <m:t>(</m:t>
            </m:r>
            <m:r>
              <w:rPr>
                <w:rFonts w:ascii="Cambria Math" w:eastAsia="KaiTi" w:hAnsi="Cambria Math"/>
                <w:sz w:val="28"/>
                <w:szCs w:val="28"/>
              </w:rPr>
              <m:t>s</m:t>
            </m:r>
          </m:e>
          <m:sub>
            <m:r>
              <w:rPr>
                <w:rFonts w:ascii="Cambria Math" w:eastAsia="KaiTi" w:hAnsi="Cambria Math"/>
                <w:sz w:val="28"/>
                <w:szCs w:val="28"/>
              </w:rPr>
              <m:t>i</m:t>
            </m:r>
          </m:sub>
        </m:sSub>
        <m:r>
          <m:rPr>
            <m:sty m:val="p"/>
          </m:rPr>
          <w:rPr>
            <w:rFonts w:ascii="Cambria Math" w:eastAsia="KaiTi" w:hAnsi="Cambria Math"/>
            <w:sz w:val="28"/>
            <w:szCs w:val="28"/>
            <w:rPrChange w:id="114" w:author="YU, QI (SI EP CEA R&amp;D DD)" w:date="2026-07-15T11:03:00Z">
              <w:rPr>
                <w:rFonts w:ascii="Cambria Math" w:eastAsia="KaiTi" w:hAnsi="Cambria Math"/>
                <w:sz w:val="28"/>
                <w:szCs w:val="28"/>
              </w:rPr>
            </w:rPrChange>
          </w:rPr>
          <m:t>)</m:t>
        </m:r>
      </m:oMath>
      <w:r w:rsidR="0016343E" w:rsidRPr="00703ED4">
        <w:rPr>
          <w:rFonts w:ascii="KaiTi" w:eastAsia="KaiTi" w:hAnsi="KaiTi" w:hint="eastAsia"/>
          <w:sz w:val="28"/>
          <w:szCs w:val="28"/>
        </w:rPr>
        <w:t>，</w:t>
      </w:r>
      <w:r w:rsidR="0016343E" w:rsidRPr="00703ED4">
        <w:rPr>
          <w:rFonts w:ascii="KaiTi" w:eastAsia="KaiTi" w:hAnsi="KaiTi"/>
          <w:sz w:val="28"/>
          <w:szCs w:val="28"/>
        </w:rPr>
        <w:t>得到频次</w:t>
      </w:r>
      <w:r w:rsidR="0016343E" w:rsidRPr="00703ED4">
        <w:rPr>
          <w:rFonts w:ascii="KaiTi" w:eastAsia="KaiTi" w:hAnsi="KaiTi"/>
          <w:sz w:val="28"/>
          <w:szCs w:val="28"/>
        </w:rPr>
        <w:lastRenderedPageBreak/>
        <w:t>统计结果：</w:t>
      </w:r>
    </w:p>
    <w:p w14:paraId="27D71442" w14:textId="4AD799F3" w:rsidR="00E9533B" w:rsidRPr="00703ED4" w:rsidRDefault="00F42F09" w:rsidP="00A538CF">
      <w:pPr>
        <w:widowControl/>
        <w:spacing w:line="360" w:lineRule="auto"/>
        <w:ind w:firstLineChars="550" w:firstLine="1540"/>
        <w:rPr>
          <w:rFonts w:ascii="KaiTi" w:eastAsia="KaiTi" w:hAnsi="KaiTi"/>
          <w:sz w:val="28"/>
          <w:szCs w:val="28"/>
        </w:rPr>
      </w:pPr>
      <m:oMath>
        <m:sSub>
          <m:sSubPr>
            <m:ctrlPr>
              <w:rPr>
                <w:rFonts w:ascii="Cambria Math" w:eastAsia="KaiTi" w:hAnsi="Cambria Math"/>
                <w:i/>
                <w:sz w:val="28"/>
                <w:szCs w:val="28"/>
              </w:rPr>
            </m:ctrlPr>
          </m:sSubPr>
          <m:e>
            <m:r>
              <w:rPr>
                <w:rFonts w:ascii="Cambria Math" w:eastAsia="KaiTi" w:hAnsi="Cambria Math"/>
                <w:sz w:val="28"/>
                <w:szCs w:val="28"/>
              </w:rPr>
              <m:t>FreqCount</m:t>
            </m:r>
            <m:r>
              <w:rPr>
                <w:rFonts w:ascii="Cambria Math" w:eastAsia="KaiTi" w:hAnsi="Cambria Math"/>
                <w:sz w:val="28"/>
                <w:szCs w:val="28"/>
              </w:rPr>
              <m:t>=[</m:t>
            </m:r>
            <m:r>
              <w:rPr>
                <w:rFonts w:ascii="Cambria Math" w:eastAsia="KaiTi" w:hAnsi="Cambria Math"/>
                <w:sz w:val="28"/>
                <w:szCs w:val="28"/>
              </w:rPr>
              <m:t>freq</m:t>
            </m:r>
            <m:r>
              <w:rPr>
                <w:rFonts w:ascii="Cambria Math" w:eastAsia="KaiTi" w:hAnsi="Cambria Math"/>
                <w:sz w:val="28"/>
                <w:szCs w:val="28"/>
              </w:rPr>
              <m:t>(</m:t>
            </m:r>
            <m:r>
              <w:rPr>
                <w:rFonts w:ascii="Cambria Math" w:eastAsia="KaiTi" w:hAnsi="Cambria Math"/>
                <w:sz w:val="28"/>
                <w:szCs w:val="28"/>
              </w:rPr>
              <m:t>s</m:t>
            </m:r>
          </m:e>
          <m:sub>
            <m:r>
              <w:rPr>
                <w:rFonts w:ascii="Cambria Math" w:eastAsia="KaiTi" w:hAnsi="Cambria Math"/>
                <w:sz w:val="28"/>
                <w:szCs w:val="28"/>
              </w:rPr>
              <m:t>1</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freq</m:t>
            </m:r>
            <m:r>
              <w:rPr>
                <w:rFonts w:ascii="Cambria Math" w:eastAsia="KaiTi" w:hAnsi="Cambria Math"/>
                <w:sz w:val="28"/>
                <w:szCs w:val="28"/>
              </w:rPr>
              <m:t>(</m:t>
            </m:r>
            <m:r>
              <w:rPr>
                <w:rFonts w:ascii="Cambria Math" w:eastAsia="KaiTi" w:hAnsi="Cambria Math"/>
                <w:sz w:val="28"/>
                <w:szCs w:val="28"/>
              </w:rPr>
              <m:t>s</m:t>
            </m:r>
          </m:e>
          <m:sub>
            <m:r>
              <w:rPr>
                <w:rFonts w:ascii="Cambria Math" w:eastAsia="KaiTi" w:hAnsi="Cambria Math"/>
                <w:sz w:val="28"/>
                <w:szCs w:val="28"/>
              </w:rPr>
              <m:t>2</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freq</m:t>
            </m:r>
            <m:r>
              <w:rPr>
                <w:rFonts w:ascii="Cambria Math" w:eastAsia="KaiTi" w:hAnsi="Cambria Math"/>
                <w:sz w:val="28"/>
                <w:szCs w:val="28"/>
              </w:rPr>
              <m:t>(</m:t>
            </m:r>
            <m:r>
              <w:rPr>
                <w:rFonts w:ascii="Cambria Math" w:eastAsia="KaiTi" w:hAnsi="Cambria Math"/>
                <w:sz w:val="28"/>
                <w:szCs w:val="28"/>
              </w:rPr>
              <m:t>s</m:t>
            </m:r>
          </m:e>
          <m:sub>
            <m:r>
              <w:ins w:id="115" w:author="YU, QI (SI EP CEA R&amp;D DD)" w:date="2026-07-14T16:50:00Z">
                <w:rPr>
                  <w:rFonts w:ascii="Cambria Math" w:eastAsia="KaiTi" w:hAnsi="Cambria Math" w:hint="eastAsia"/>
                  <w:sz w:val="28"/>
                  <w:szCs w:val="28"/>
                </w:rPr>
                <m:t>N</m:t>
              </w:ins>
            </m:r>
          </m:sub>
        </m:sSub>
        <m:r>
          <w:rPr>
            <w:rFonts w:ascii="Cambria Math" w:eastAsia="KaiTi" w:hAnsi="Cambria Math"/>
            <w:sz w:val="28"/>
            <w:szCs w:val="28"/>
          </w:rPr>
          <m:t>)]</m:t>
        </m:r>
      </m:oMath>
      <w:r w:rsidR="00E9533B" w:rsidRPr="00703ED4">
        <w:rPr>
          <w:rFonts w:ascii="KaiTi" w:eastAsia="KaiTi" w:hAnsi="KaiTi" w:hint="eastAsia"/>
          <w:sz w:val="28"/>
          <w:szCs w:val="28"/>
        </w:rPr>
        <w:t>；</w:t>
      </w:r>
    </w:p>
    <w:p w14:paraId="1EE5EB6E" w14:textId="597E8146" w:rsidR="0016343E" w:rsidRPr="00703ED4" w:rsidRDefault="00937701" w:rsidP="00A538CF">
      <w:pPr>
        <w:widowControl/>
        <w:spacing w:line="360" w:lineRule="auto"/>
        <w:ind w:firstLineChars="200" w:firstLine="560"/>
        <w:rPr>
          <w:rFonts w:ascii="KaiTi" w:eastAsia="KaiTi" w:hAnsi="KaiTi"/>
          <w:sz w:val="28"/>
          <w:szCs w:val="28"/>
        </w:rPr>
      </w:pPr>
      <w:ins w:id="116" w:author="YU, QI (SI EP CEA R&amp;D DD)" w:date="2026-07-15T11:03:00Z">
        <w:r w:rsidRPr="00703ED4">
          <w:rPr>
            <w:rFonts w:ascii="KaiTi" w:eastAsia="KaiTi" w:hAnsi="KaiTi"/>
            <w:sz w:val="28"/>
            <w:szCs w:val="28"/>
          </w:rPr>
          <w:t>S1</w:t>
        </w:r>
        <w:r>
          <w:rPr>
            <w:rFonts w:ascii="KaiTi" w:eastAsia="KaiTi" w:hAnsi="KaiTi" w:hint="eastAsia"/>
            <w:sz w:val="28"/>
            <w:szCs w:val="28"/>
          </w:rPr>
          <w:t>7</w:t>
        </w:r>
        <w:r w:rsidRPr="00703ED4">
          <w:rPr>
            <w:rFonts w:ascii="KaiTi" w:eastAsia="KaiTi" w:hAnsi="KaiTi"/>
            <w:sz w:val="28"/>
            <w:szCs w:val="28"/>
          </w:rPr>
          <w:t>：</w:t>
        </w:r>
      </w:ins>
      <w:r w:rsidR="00796E6E" w:rsidRPr="00703ED4">
        <w:rPr>
          <w:rFonts w:ascii="KaiTi" w:eastAsia="KaiTi" w:hAnsi="KaiTi"/>
          <w:sz w:val="28"/>
          <w:szCs w:val="28"/>
        </w:rPr>
        <w:t>通过贝叶斯网络对各状态的历史出现概率进行估计，对</w:t>
      </w:r>
      <w:r w:rsidR="0016343E" w:rsidRPr="00703ED4">
        <w:rPr>
          <w:rFonts w:ascii="KaiTi" w:eastAsia="KaiTi" w:hAnsi="KaiTi"/>
          <w:sz w:val="28"/>
          <w:szCs w:val="28"/>
        </w:rPr>
        <w:t>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0016343E" w:rsidRPr="00703ED4">
        <w:rPr>
          <w:rFonts w:ascii="KaiTi" w:eastAsia="KaiTi" w:hAnsi="KaiTi" w:hint="eastAsia"/>
          <w:sz w:val="28"/>
          <w:szCs w:val="28"/>
        </w:rPr>
        <w:t>计算</w:t>
      </w:r>
      <w:r w:rsidR="0016343E" w:rsidRPr="00703ED4">
        <w:rPr>
          <w:rFonts w:ascii="KaiTi" w:eastAsia="KaiTi" w:hAnsi="KaiTi"/>
          <w:sz w:val="28"/>
          <w:szCs w:val="28"/>
        </w:rPr>
        <w:t>历史状态概率：</w:t>
      </w:r>
    </w:p>
    <w:p w14:paraId="75858D29" w14:textId="59542B9F" w:rsidR="0016343E" w:rsidRPr="00703ED4" w:rsidRDefault="00F42F09" w:rsidP="00A538CF">
      <w:pPr>
        <w:spacing w:line="360" w:lineRule="auto"/>
        <w:ind w:firstLineChars="200" w:firstLine="560"/>
        <w:rPr>
          <w:rFonts w:ascii="KaiTi" w:eastAsia="KaiTi" w:hAnsi="KaiTi"/>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cs="Cambria Math"/>
                  <w:sz w:val="28"/>
                  <w:szCs w:val="28"/>
                </w:rPr>
                <m:t>h</m:t>
              </m:r>
              <m:r>
                <w:rPr>
                  <w:rFonts w:ascii="Cambria Math" w:eastAsia="KaiTi" w:hAnsi="Cambria Math" w:hint="eastAsia"/>
                  <w:sz w:val="28"/>
                  <w:szCs w:val="28"/>
                </w:rPr>
                <m:t>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r>
            <w:rPr>
              <w:rFonts w:ascii="Cambria Math" w:eastAsia="KaiTi" w:hAnsi="Cambria Math"/>
              <w:sz w:val="28"/>
              <w:szCs w:val="28"/>
            </w:rPr>
            <m:t>)=</m:t>
          </m:r>
          <m:f>
            <m:fPr>
              <m:ctrlPr>
                <w:rPr>
                  <w:rFonts w:ascii="Cambria Math" w:eastAsia="KaiTi" w:hAnsi="Cambria Math"/>
                  <w:i/>
                  <w:sz w:val="28"/>
                  <w:szCs w:val="28"/>
                </w:rPr>
              </m:ctrlPr>
            </m:fPr>
            <m:num>
              <m:sSub>
                <m:sSubPr>
                  <m:ctrlPr>
                    <w:rPr>
                      <w:rFonts w:ascii="Cambria Math" w:eastAsia="KaiTi" w:hAnsi="Cambria Math"/>
                      <w:i/>
                      <w:sz w:val="28"/>
                      <w:szCs w:val="28"/>
                    </w:rPr>
                  </m:ctrlPr>
                </m:sSubPr>
                <m:e>
                  <m:r>
                    <w:rPr>
                      <w:rFonts w:ascii="Cambria Math" w:eastAsia="KaiTi" w:hAnsi="Cambria Math"/>
                      <w:sz w:val="28"/>
                      <w:szCs w:val="28"/>
                    </w:rPr>
                    <m:t>freq</m:t>
                  </m:r>
                  <m:r>
                    <w:rPr>
                      <w:rFonts w:ascii="Cambria Math" w:eastAsia="KaiTi" w:hAnsi="Cambria Math"/>
                      <w:sz w:val="28"/>
                      <w:szCs w:val="28"/>
                    </w:rPr>
                    <m:t>(</m:t>
                  </m:r>
                  <m:r>
                    <w:rPr>
                      <w:rFonts w:ascii="Cambria Math" w:eastAsia="KaiTi" w:hAnsi="Cambria Math"/>
                      <w:sz w:val="28"/>
                      <w:szCs w:val="28"/>
                    </w:rPr>
                    <m:t>s</m:t>
                  </m:r>
                </m:e>
                <m:sub>
                  <m:r>
                    <w:rPr>
                      <w:rFonts w:ascii="Cambria Math" w:eastAsia="KaiTi" w:hAnsi="Cambria Math"/>
                      <w:sz w:val="28"/>
                      <w:szCs w:val="28"/>
                    </w:rPr>
                    <m:t>i</m:t>
                  </m:r>
                </m:sub>
              </m:sSub>
              <m:r>
                <w:rPr>
                  <w:rFonts w:ascii="Cambria Math" w:eastAsia="KaiTi" w:hAnsi="Cambria Math"/>
                  <w:sz w:val="28"/>
                  <w:szCs w:val="28"/>
                </w:rPr>
                <m:t>)</m:t>
              </m:r>
            </m:num>
            <m:den>
              <m:nary>
                <m:naryPr>
                  <m:chr m:val="∑"/>
                  <m:limLoc m:val="undOvr"/>
                  <m:ctrlPr>
                    <w:rPr>
                      <w:rFonts w:ascii="Cambria Math" w:eastAsia="KaiTi" w:hAnsi="Cambria Math"/>
                      <w:i/>
                      <w:sz w:val="28"/>
                      <w:szCs w:val="28"/>
                    </w:rPr>
                  </m:ctrlPr>
                </m:naryPr>
                <m:sub>
                  <m:r>
                    <w:ins w:id="117" w:author="YU, QI (SI EP CEA R&amp;D DD)" w:date="2026-07-14T16:39:00Z">
                      <w:rPr>
                        <w:rFonts w:ascii="Cambria Math" w:eastAsia="KaiTi" w:hAnsi="Cambria Math" w:hint="eastAsia"/>
                        <w:sz w:val="28"/>
                        <w:szCs w:val="28"/>
                      </w:rPr>
                      <m:t>m</m:t>
                    </w:ins>
                  </m:r>
                  <m:r>
                    <w:rPr>
                      <w:rFonts w:ascii="Cambria Math" w:eastAsia="KaiTi" w:hAnsi="Cambria Math"/>
                      <w:sz w:val="28"/>
                      <w:szCs w:val="28"/>
                    </w:rPr>
                    <m:t>=1</m:t>
                  </m:r>
                </m:sub>
                <m:sup>
                  <w:bookmarkStart w:id="118" w:name="OLE_LINK16"/>
                  <w:bookmarkStart w:id="119" w:name="OLE_LINK17"/>
                  <m:r>
                    <w:ins w:id="120" w:author="YU, QI (SI EP CEA R&amp;D DD)" w:date="2026-07-14T16:49:00Z">
                      <w:rPr>
                        <w:rFonts w:ascii="Cambria Math" w:eastAsia="KaiTi" w:hAnsi="Cambria Math" w:hint="eastAsia"/>
                        <w:sz w:val="28"/>
                        <w:szCs w:val="28"/>
                      </w:rPr>
                      <m:t>N</m:t>
                    </w:ins>
                  </m:r>
                  <w:bookmarkEnd w:id="118"/>
                  <w:bookmarkEnd w:id="119"/>
                </m:sup>
                <m:e>
                  <m:sSub>
                    <m:sSubPr>
                      <m:ctrlPr>
                        <w:rPr>
                          <w:rFonts w:ascii="Cambria Math" w:eastAsia="KaiTi" w:hAnsi="Cambria Math"/>
                          <w:i/>
                          <w:sz w:val="28"/>
                          <w:szCs w:val="28"/>
                        </w:rPr>
                      </m:ctrlPr>
                    </m:sSubPr>
                    <m:e>
                      <m:r>
                        <w:rPr>
                          <w:rFonts w:ascii="Cambria Math" w:eastAsia="KaiTi" w:hAnsi="Cambria Math"/>
                          <w:sz w:val="28"/>
                          <w:szCs w:val="28"/>
                        </w:rPr>
                        <m:t>freq</m:t>
                      </m:r>
                      <m:r>
                        <w:rPr>
                          <w:rFonts w:ascii="Cambria Math" w:eastAsia="KaiTi" w:hAnsi="Cambria Math"/>
                          <w:sz w:val="28"/>
                          <w:szCs w:val="28"/>
                        </w:rPr>
                        <m:t>(</m:t>
                      </m:r>
                      <m:r>
                        <w:rPr>
                          <w:rFonts w:ascii="Cambria Math" w:eastAsia="KaiTi" w:hAnsi="Cambria Math"/>
                          <w:sz w:val="28"/>
                          <w:szCs w:val="28"/>
                        </w:rPr>
                        <m:t>s</m:t>
                      </m:r>
                    </m:e>
                    <m:sub>
                      <m:r>
                        <w:ins w:id="121" w:author="YU, QI (SI EP CEA R&amp;D DD)" w:date="2026-07-14T16:39:00Z">
                          <w:rPr>
                            <w:rFonts w:ascii="Cambria Math" w:eastAsia="KaiTi" w:hAnsi="Cambria Math" w:hint="eastAsia"/>
                            <w:sz w:val="28"/>
                            <w:szCs w:val="28"/>
                          </w:rPr>
                          <m:t>m</m:t>
                        </w:ins>
                      </m:r>
                    </m:sub>
                  </m:sSub>
                  <m:r>
                    <w:rPr>
                      <w:rFonts w:ascii="Cambria Math" w:eastAsia="KaiTi" w:hAnsi="Cambria Math"/>
                      <w:sz w:val="28"/>
                      <w:szCs w:val="28"/>
                    </w:rPr>
                    <m:t>)</m:t>
                  </m:r>
                </m:e>
              </m:nary>
            </m:den>
          </m:f>
        </m:oMath>
      </m:oMathPara>
    </w:p>
    <w:p w14:paraId="53CE5E42" w14:textId="59CFBE94" w:rsidR="00E9533B" w:rsidRPr="00703ED4" w:rsidRDefault="00E9533B" w:rsidP="00A538CF">
      <w:pPr>
        <w:spacing w:line="360" w:lineRule="auto"/>
        <w:rPr>
          <w:rFonts w:ascii="KaiTi" w:eastAsia="KaiTi" w:hAnsi="KaiTi"/>
          <w:sz w:val="28"/>
          <w:szCs w:val="28"/>
        </w:rPr>
      </w:pPr>
      <w:r w:rsidRPr="00703ED4">
        <w:rPr>
          <w:rFonts w:ascii="KaiTi" w:eastAsia="KaiTi" w:hAnsi="KaiTi" w:hint="eastAsia"/>
          <w:sz w:val="28"/>
          <w:szCs w:val="28"/>
        </w:rPr>
        <w:t>其中，</w:t>
      </w:r>
      <m:oMath>
        <m:sSub>
          <m:sSubPr>
            <m:ctrlPr>
              <w:rPr>
                <w:rFonts w:ascii="Cambria Math" w:eastAsia="KaiTi" w:hAnsi="Cambria Math"/>
                <w:i/>
                <w:sz w:val="28"/>
                <w:szCs w:val="28"/>
              </w:rPr>
            </m:ctrlPr>
          </m:sSubPr>
          <m:e>
            <m:r>
              <w:rPr>
                <w:rFonts w:ascii="Cambria Math" w:eastAsia="KaiTi" w:hAnsi="Cambria Math"/>
                <w:sz w:val="28"/>
                <w:szCs w:val="28"/>
              </w:rPr>
              <m:t>s</m:t>
            </m:r>
          </m:e>
          <m:sub>
            <m:r>
              <w:ins w:id="122" w:author="YU, QI (SI EP CEA R&amp;D DD)" w:date="2026-07-14T16:39:00Z">
                <w:rPr>
                  <w:rFonts w:ascii="Cambria Math" w:eastAsia="KaiTi" w:hAnsi="Cambria Math" w:hint="eastAsia"/>
                  <w:sz w:val="28"/>
                  <w:szCs w:val="28"/>
                </w:rPr>
                <m:t>m</m:t>
              </w:ins>
            </m:r>
          </m:sub>
        </m:sSub>
      </m:oMath>
      <w:r w:rsidR="0085755C" w:rsidRPr="00703ED4">
        <w:rPr>
          <w:rFonts w:ascii="KaiTi" w:eastAsia="KaiTi" w:hAnsi="KaiTi" w:hint="eastAsia"/>
          <w:sz w:val="28"/>
          <w:szCs w:val="28"/>
        </w:rPr>
        <w:t>是</w:t>
      </w:r>
      <w:ins w:id="123" w:author="YU, QI (SI EP CEA R&amp;D DD)" w:date="2026-07-14T16:39:00Z">
        <w:r w:rsidR="005A35B6" w:rsidRPr="005A35B6">
          <w:rPr>
            <w:rFonts w:ascii="KaiTi" w:eastAsia="KaiTi" w:hAnsi="KaiTi"/>
            <w:sz w:val="28"/>
            <w:szCs w:val="28"/>
          </w:rPr>
          <w:t xml:space="preserve">状态空间中第 </w:t>
        </w:r>
      </w:ins>
      <m:oMath>
        <m:r>
          <w:ins w:id="124" w:author="YU, QI (SI EP CEA R&amp;D DD)" w:date="2026-07-14T16:40:00Z">
            <w:rPr>
              <w:rFonts w:ascii="Cambria Math" w:eastAsia="KaiTi" w:hAnsi="Cambria Math"/>
              <w:sz w:val="28"/>
              <w:szCs w:val="28"/>
            </w:rPr>
            <m:t>m</m:t>
          </w:ins>
        </m:r>
      </m:oMath>
      <w:ins w:id="125" w:author="YU, QI (SI EP CEA R&amp;D DD)" w:date="2026-07-14T16:39:00Z">
        <w:r w:rsidR="005A35B6" w:rsidRPr="005A35B6">
          <w:rPr>
            <w:rFonts w:ascii="KaiTi" w:eastAsia="KaiTi" w:hAnsi="KaiTi"/>
            <w:sz w:val="28"/>
            <w:szCs w:val="28"/>
          </w:rPr>
          <w:t xml:space="preserve"> 个状态</w:t>
        </w:r>
        <w:r w:rsidR="005A35B6">
          <w:rPr>
            <w:rFonts w:ascii="KaiTi" w:eastAsia="KaiTi" w:hAnsi="KaiTi" w:hint="eastAsia"/>
            <w:sz w:val="28"/>
            <w:szCs w:val="28"/>
          </w:rPr>
          <w:t>；</w:t>
        </w:r>
      </w:ins>
      <m:oMath>
        <m:r>
          <w:ins w:id="126" w:author="YU, QI (SI EP CEA R&amp;D DD)" w:date="2026-07-14T16:50:00Z">
            <w:rPr>
              <w:rFonts w:ascii="Cambria Math" w:eastAsia="KaiTi" w:hAnsi="Cambria Math" w:hint="eastAsia"/>
              <w:sz w:val="28"/>
              <w:szCs w:val="28"/>
            </w:rPr>
            <m:t>N</m:t>
          </w:ins>
        </m:r>
      </m:oMath>
      <w:r w:rsidR="0085755C" w:rsidRPr="00703ED4">
        <w:rPr>
          <w:rFonts w:ascii="KaiTi" w:eastAsia="KaiTi" w:hAnsi="KaiTi" w:hint="eastAsia"/>
          <w:sz w:val="28"/>
          <w:szCs w:val="28"/>
        </w:rPr>
        <w:t>是</w:t>
      </w:r>
      <w:ins w:id="127" w:author="YU, QI (SI EP CEA R&amp;D DD)" w:date="2026-07-15T10:59:00Z">
        <w:r w:rsidR="00937701">
          <w:rPr>
            <w:rFonts w:ascii="KaiTi" w:eastAsia="KaiTi" w:hAnsi="KaiTi"/>
            <w:sz w:val="28"/>
            <w:szCs w:val="28"/>
          </w:rPr>
          <w:t>多智能体系统</w:t>
        </w:r>
      </w:ins>
      <w:ins w:id="128" w:author="YU, QI (SI EP CEA R&amp;D DD)" w:date="2026-07-14T16:53:00Z">
        <w:r w:rsidR="00C46064" w:rsidRPr="00C46064">
          <w:rPr>
            <w:rFonts w:ascii="KaiTi" w:eastAsia="KaiTi" w:hAnsi="KaiTi"/>
            <w:sz w:val="28"/>
            <w:szCs w:val="28"/>
          </w:rPr>
          <w:t>中联合状态的总数</w:t>
        </w:r>
      </w:ins>
      <w:ins w:id="129" w:author="YU, QI (SI EP CEA R&amp;D DD)" w:date="2026-07-14T16:40:00Z">
        <w:r w:rsidR="005A35B6">
          <w:rPr>
            <w:rFonts w:ascii="KaiTi" w:eastAsia="KaiTi" w:hAnsi="KaiTi" w:hint="eastAsia"/>
            <w:sz w:val="28"/>
            <w:szCs w:val="28"/>
          </w:rPr>
          <w:t>。</w:t>
        </w:r>
      </w:ins>
    </w:p>
    <w:p w14:paraId="7D8E9B09" w14:textId="1CB3BA98" w:rsidR="0086476F" w:rsidRPr="00703ED4" w:rsidRDefault="0016343E" w:rsidP="00A538CF">
      <w:pPr>
        <w:widowControl/>
        <w:spacing w:line="360" w:lineRule="auto"/>
        <w:ind w:firstLineChars="200" w:firstLine="560"/>
        <w:rPr>
          <w:rFonts w:ascii="KaiTi" w:eastAsia="KaiTi" w:hAnsi="KaiTi"/>
          <w:sz w:val="28"/>
          <w:szCs w:val="28"/>
        </w:rPr>
      </w:pPr>
      <w:r w:rsidRPr="00703ED4">
        <w:rPr>
          <w:rFonts w:ascii="KaiTi" w:eastAsia="KaiTi" w:hAnsi="KaiTi"/>
          <w:sz w:val="28"/>
          <w:szCs w:val="28"/>
        </w:rPr>
        <w:t>输出历史状态概率向量</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cs="Cambria Math"/>
                <w:sz w:val="28"/>
                <w:szCs w:val="28"/>
              </w:rPr>
              <m:t>h</m:t>
            </m:r>
            <m:r>
              <w:rPr>
                <w:rFonts w:ascii="Cambria Math" w:eastAsia="KaiTi" w:hAnsi="Cambria Math" w:hint="eastAsia"/>
                <w:sz w:val="28"/>
                <w:szCs w:val="28"/>
              </w:rPr>
              <m:t>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cs="Cambria Math"/>
                <w:sz w:val="28"/>
                <w:szCs w:val="28"/>
              </w:rPr>
              <m:t>h</m:t>
            </m:r>
            <m:r>
              <w:rPr>
                <w:rFonts w:ascii="Cambria Math" w:eastAsia="KaiTi" w:hAnsi="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1</m:t>
                </m:r>
              </m:sub>
            </m:sSub>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cs="Cambria Math"/>
                <w:sz w:val="28"/>
                <w:szCs w:val="28"/>
              </w:rPr>
              <m:t>h</m:t>
            </m:r>
            <m:r>
              <w:rPr>
                <w:rFonts w:ascii="Cambria Math" w:eastAsia="KaiTi" w:hAnsi="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2</m:t>
                </m:r>
              </m:sub>
            </m:sSub>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cs="Cambria Math"/>
                <w:sz w:val="28"/>
                <w:szCs w:val="28"/>
              </w:rPr>
              <m:t>h</m:t>
            </m:r>
            <m:r>
              <w:rPr>
                <w:rFonts w:ascii="Cambria Math" w:eastAsia="KaiTi" w:hAnsi="Cambria Math" w:hint="eastAsia"/>
                <w:sz w:val="28"/>
                <w:szCs w:val="28"/>
              </w:rPr>
              <m:t>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ins w:id="130" w:author="YU, QI (SI EP CEA R&amp;D DD)" w:date="2026-07-15T11:06:00Z">
                <w:rPr>
                  <w:rFonts w:ascii="Cambria Math" w:eastAsia="KaiTi" w:hAnsi="Cambria Math"/>
                  <w:sz w:val="28"/>
                  <w:szCs w:val="28"/>
                </w:rPr>
                <m:t>N</m:t>
              </w:ins>
            </m:r>
          </m:sub>
        </m:sSub>
        <m:r>
          <w:rPr>
            <w:rFonts w:ascii="Cambria Math" w:eastAsia="KaiTi" w:hAnsi="Cambria Math"/>
            <w:sz w:val="28"/>
            <w:szCs w:val="28"/>
          </w:rPr>
          <m:t>)]</m:t>
        </m:r>
      </m:oMath>
      <w:r w:rsidRPr="00703ED4">
        <w:rPr>
          <w:rFonts w:ascii="KaiTi" w:eastAsia="KaiTi" w:hAnsi="KaiTi" w:hint="eastAsia"/>
          <w:sz w:val="28"/>
          <w:szCs w:val="28"/>
        </w:rPr>
        <w:t>，满足</w:t>
      </w:r>
      <m:oMath>
        <m:nary>
          <m:naryPr>
            <m:chr m:val="∑"/>
            <m:limLoc m:val="undOvr"/>
            <m:subHide m:val="1"/>
            <m:supHide m:val="1"/>
            <m:ctrlPr>
              <w:rPr>
                <w:rFonts w:ascii="Cambria Math" w:eastAsia="KaiTi" w:hAnsi="Cambria Math"/>
                <w:i/>
                <w:sz w:val="28"/>
                <w:szCs w:val="28"/>
              </w:rPr>
            </m:ctrlPr>
          </m:naryPr>
          <m:sub/>
          <m:sup/>
          <m:e>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cs="Cambria Math"/>
                    <w:sz w:val="28"/>
                    <w:szCs w:val="28"/>
                  </w:rPr>
                  <m:t>h</m:t>
                </m:r>
                <m:r>
                  <w:rPr>
                    <w:rFonts w:ascii="Cambria Math" w:eastAsia="KaiTi" w:hAnsi="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hint="eastAsia"/>
                        <w:sz w:val="28"/>
                        <w:szCs w:val="28"/>
                      </w:rPr>
                      <m:t>i</m:t>
                    </m:r>
                  </m:sub>
                </m:sSub>
              </m:e>
            </m:d>
          </m:e>
        </m:nary>
      </m:oMath>
      <w:r w:rsidRPr="00703ED4">
        <w:rPr>
          <w:rFonts w:ascii="KaiTi" w:eastAsia="KaiTi" w:hAnsi="KaiTi" w:hint="eastAsia"/>
          <w:sz w:val="28"/>
          <w:szCs w:val="28"/>
        </w:rPr>
        <w:t>=1</w:t>
      </w:r>
      <w:r w:rsidR="0085755C" w:rsidRPr="00703ED4">
        <w:rPr>
          <w:rFonts w:ascii="KaiTi" w:eastAsia="KaiTi" w:hAnsi="KaiTi" w:hint="eastAsia"/>
          <w:sz w:val="28"/>
          <w:szCs w:val="28"/>
        </w:rPr>
        <w:t>。</w:t>
      </w:r>
      <w:r w:rsidR="00841E2C" w:rsidRPr="00703ED4">
        <w:rPr>
          <w:rFonts w:ascii="KaiTi" w:eastAsia="KaiTi" w:hAnsi="KaiTi" w:hint="eastAsia"/>
          <w:sz w:val="28"/>
          <w:szCs w:val="28"/>
        </w:rPr>
        <w:t xml:space="preserve">    </w:t>
      </w:r>
    </w:p>
    <w:p w14:paraId="2AA2DF01" w14:textId="608EFAD6" w:rsidR="00C456B0" w:rsidRPr="00703ED4" w:rsidRDefault="00841E2C" w:rsidP="00A538CF">
      <w:pPr>
        <w:spacing w:line="360" w:lineRule="auto"/>
        <w:rPr>
          <w:rFonts w:ascii="KaiTi" w:eastAsia="KaiTi" w:hAnsi="KaiTi"/>
          <w:sz w:val="28"/>
          <w:szCs w:val="28"/>
        </w:rPr>
      </w:pPr>
      <w:r w:rsidRPr="00703ED4">
        <w:rPr>
          <w:rFonts w:ascii="KaiTi" w:eastAsia="KaiTi" w:hAnsi="KaiTi" w:hint="eastAsia"/>
          <w:sz w:val="28"/>
          <w:szCs w:val="28"/>
        </w:rPr>
        <w:t>5、如权利要求</w:t>
      </w:r>
      <w:r w:rsidR="0085755C" w:rsidRPr="00703ED4">
        <w:rPr>
          <w:rFonts w:ascii="KaiTi" w:eastAsia="KaiTi" w:hAnsi="KaiTi"/>
          <w:sz w:val="28"/>
          <w:szCs w:val="28"/>
        </w:rPr>
        <w:t>3</w:t>
      </w:r>
      <w:r w:rsidR="0085755C" w:rsidRPr="00703ED4">
        <w:rPr>
          <w:rFonts w:ascii="KaiTi" w:eastAsia="KaiTi" w:hAnsi="KaiTi" w:hint="eastAsia"/>
          <w:sz w:val="28"/>
          <w:szCs w:val="28"/>
        </w:rPr>
        <w:t>或4</w:t>
      </w:r>
      <w:r w:rsidRPr="00703ED4">
        <w:rPr>
          <w:rFonts w:ascii="KaiTi" w:eastAsia="KaiTi" w:hAnsi="KaiTi" w:hint="eastAsia"/>
          <w:sz w:val="28"/>
          <w:szCs w:val="28"/>
        </w:rPr>
        <w:t>所述的</w:t>
      </w:r>
      <w:r w:rsidR="009146F6">
        <w:rPr>
          <w:rFonts w:ascii="KaiTi" w:eastAsia="KaiTi" w:hAnsi="KaiTi"/>
          <w:bCs/>
          <w:sz w:val="28"/>
          <w:szCs w:val="28"/>
          <w:highlight w:val="yellow"/>
        </w:rPr>
        <w:t>基于状态预测与自适应阈值的注入攻击检测方法</w:t>
      </w:r>
      <w:r w:rsidR="00450CF4" w:rsidRPr="00703ED4">
        <w:rPr>
          <w:rFonts w:ascii="KaiTi" w:eastAsia="KaiTi" w:hAnsi="KaiTi" w:hint="eastAsia"/>
          <w:sz w:val="28"/>
          <w:szCs w:val="28"/>
        </w:rPr>
        <w:t>，</w:t>
      </w:r>
      <w:r w:rsidRPr="00703ED4">
        <w:rPr>
          <w:rFonts w:ascii="KaiTi" w:eastAsia="KaiTi" w:hAnsi="KaiTi" w:hint="eastAsia"/>
          <w:sz w:val="28"/>
          <w:szCs w:val="28"/>
        </w:rPr>
        <w:t>其特征在于：所述</w:t>
      </w:r>
      <w:r w:rsidR="00C456B0" w:rsidRPr="00703ED4">
        <w:rPr>
          <w:rFonts w:ascii="KaiTi" w:eastAsia="KaiTi" w:hAnsi="KaiTi" w:hint="eastAsia"/>
          <w:sz w:val="28"/>
          <w:szCs w:val="28"/>
        </w:rPr>
        <w:t>步骤S</w:t>
      </w:r>
      <w:r w:rsidR="0085755C" w:rsidRPr="00703ED4">
        <w:rPr>
          <w:rFonts w:ascii="KaiTi" w:eastAsia="KaiTi" w:hAnsi="KaiTi"/>
          <w:sz w:val="28"/>
          <w:szCs w:val="28"/>
        </w:rPr>
        <w:t>1</w:t>
      </w:r>
      <w:r w:rsidR="0085755C" w:rsidRPr="00703ED4">
        <w:rPr>
          <w:rFonts w:ascii="KaiTi" w:eastAsia="KaiTi" w:hAnsi="KaiTi" w:hint="eastAsia"/>
          <w:sz w:val="28"/>
          <w:szCs w:val="28"/>
        </w:rPr>
        <w:t>的</w:t>
      </w:r>
      <w:r w:rsidR="0085755C" w:rsidRPr="00703ED4">
        <w:rPr>
          <w:rFonts w:ascii="KaiTi" w:eastAsia="KaiTi" w:hAnsi="KaiTi"/>
          <w:sz w:val="28"/>
          <w:szCs w:val="28"/>
        </w:rPr>
        <w:t>历史状态序列数据集设有最大容量上限，当采集的状态对数量超过</w:t>
      </w:r>
      <w:r w:rsidR="0085755C" w:rsidRPr="00703ED4">
        <w:rPr>
          <w:rFonts w:ascii="KaiTi" w:eastAsia="KaiTi" w:hAnsi="KaiTi" w:hint="eastAsia"/>
          <w:sz w:val="28"/>
          <w:szCs w:val="28"/>
        </w:rPr>
        <w:t>最大</w:t>
      </w:r>
      <w:r w:rsidR="0085755C" w:rsidRPr="00703ED4">
        <w:rPr>
          <w:rFonts w:ascii="KaiTi" w:eastAsia="KaiTi" w:hAnsi="KaiTi"/>
          <w:sz w:val="28"/>
          <w:szCs w:val="28"/>
        </w:rPr>
        <w:t>容量上限时，采用先进先出FIFO的滚动窗口策略，自动丢弃最早的状态对并纳入最新的状态对</w:t>
      </w:r>
      <w:r w:rsidR="00C456B0" w:rsidRPr="00703ED4">
        <w:rPr>
          <w:rFonts w:ascii="KaiTi" w:eastAsia="KaiTi" w:hAnsi="KaiTi" w:hint="eastAsia"/>
          <w:sz w:val="28"/>
          <w:szCs w:val="28"/>
        </w:rPr>
        <w:t>。</w:t>
      </w:r>
    </w:p>
    <w:p w14:paraId="3B31FC83" w14:textId="0B43B5AB" w:rsidR="00F930EB" w:rsidRPr="00703ED4" w:rsidRDefault="00841E2C" w:rsidP="00A538CF">
      <w:pPr>
        <w:widowControl/>
        <w:spacing w:line="360" w:lineRule="auto"/>
        <w:rPr>
          <w:rFonts w:ascii="KaiTi" w:eastAsia="KaiTi" w:hAnsi="KaiTi"/>
          <w:sz w:val="28"/>
          <w:szCs w:val="28"/>
        </w:rPr>
      </w:pPr>
      <w:r w:rsidRPr="00703ED4">
        <w:rPr>
          <w:rFonts w:ascii="KaiTi" w:eastAsia="KaiTi" w:hAnsi="KaiTi" w:hint="eastAsia"/>
          <w:sz w:val="28"/>
          <w:szCs w:val="28"/>
        </w:rPr>
        <w:t>6、如权利要求</w:t>
      </w:r>
      <w:r w:rsidR="00657E2B" w:rsidRPr="00703ED4">
        <w:rPr>
          <w:rFonts w:ascii="KaiTi" w:eastAsia="KaiTi" w:hAnsi="KaiTi"/>
          <w:sz w:val="28"/>
          <w:szCs w:val="28"/>
        </w:rPr>
        <w:t>1</w:t>
      </w:r>
      <w:r w:rsidRPr="00703ED4">
        <w:rPr>
          <w:rFonts w:ascii="KaiTi" w:eastAsia="KaiTi" w:hAnsi="KaiTi" w:hint="eastAsia"/>
          <w:sz w:val="28"/>
          <w:szCs w:val="28"/>
        </w:rPr>
        <w:t>所述的</w:t>
      </w:r>
      <w:r w:rsidR="009146F6">
        <w:rPr>
          <w:rFonts w:ascii="KaiTi" w:eastAsia="KaiTi" w:hAnsi="KaiTi"/>
          <w:bCs/>
          <w:sz w:val="28"/>
          <w:szCs w:val="28"/>
          <w:highlight w:val="yellow"/>
        </w:rPr>
        <w:t>基于状态预测与自适应阈值的注入攻击检测方法</w:t>
      </w:r>
      <w:r w:rsidRPr="00703ED4">
        <w:rPr>
          <w:rFonts w:ascii="KaiTi" w:eastAsia="KaiTi" w:hAnsi="KaiTi" w:hint="eastAsia"/>
          <w:sz w:val="28"/>
          <w:szCs w:val="28"/>
        </w:rPr>
        <w:t>，其特征在于：</w:t>
      </w:r>
      <w:r w:rsidR="00657E2B" w:rsidRPr="00703ED4">
        <w:rPr>
          <w:rFonts w:ascii="KaiTi" w:eastAsia="KaiTi" w:hAnsi="KaiTi" w:hint="eastAsia"/>
          <w:sz w:val="28"/>
          <w:szCs w:val="28"/>
        </w:rPr>
        <w:t>所述步骤S</w:t>
      </w:r>
      <w:r w:rsidR="004D1958" w:rsidRPr="00703ED4">
        <w:rPr>
          <w:rFonts w:ascii="KaiTi" w:eastAsia="KaiTi" w:hAnsi="KaiTi"/>
          <w:sz w:val="28"/>
          <w:szCs w:val="28"/>
        </w:rPr>
        <w:t>2</w:t>
      </w:r>
      <w:r w:rsidR="00657E2B" w:rsidRPr="00703ED4">
        <w:rPr>
          <w:rFonts w:ascii="KaiTi" w:eastAsia="KaiTi" w:hAnsi="KaiTi" w:hint="eastAsia"/>
          <w:sz w:val="28"/>
          <w:szCs w:val="28"/>
        </w:rPr>
        <w:t>中</w:t>
      </w:r>
      <w:del w:id="131" w:author="YU, QI (SI EP CEA R&amp;D DD)" w:date="2026-07-14T17:13:00Z">
        <w:r w:rsidR="004D1958" w:rsidRPr="00703ED4" w:rsidDel="007A1C05">
          <w:rPr>
            <w:rFonts w:ascii="KaiTi" w:eastAsia="KaiTi" w:hAnsi="KaiTi" w:hint="eastAsia"/>
            <w:sz w:val="28"/>
            <w:szCs w:val="28"/>
          </w:rPr>
          <w:delText>个性化</w:delText>
        </w:r>
        <w:r w:rsidR="004D1958" w:rsidRPr="00703ED4" w:rsidDel="007A1C05">
          <w:rPr>
            <w:rFonts w:ascii="KaiTi" w:eastAsia="KaiTi" w:hAnsi="KaiTi"/>
            <w:sz w:val="28"/>
            <w:szCs w:val="28"/>
          </w:rPr>
          <w:delText>阈值</w:delText>
        </w:r>
      </w:del>
      <w:ins w:id="132" w:author="YU, QI (SI EP CEA R&amp;D DD)" w:date="2026-07-14T17:13:00Z">
        <w:r w:rsidR="007A1C05">
          <w:rPr>
            <w:rFonts w:ascii="KaiTi" w:eastAsia="KaiTi" w:hAnsi="KaiTi" w:hint="eastAsia"/>
            <w:sz w:val="28"/>
            <w:szCs w:val="28"/>
          </w:rPr>
          <w:t>自适应阈值</w:t>
        </w:r>
      </w:ins>
      <w:r w:rsidR="004D1958" w:rsidRPr="00703ED4">
        <w:rPr>
          <w:rFonts w:ascii="KaiTi" w:eastAsia="KaiTi" w:hAnsi="KaiTi"/>
          <w:sz w:val="28"/>
          <w:szCs w:val="28"/>
        </w:rPr>
        <w:t>的计算方法具体</w:t>
      </w:r>
      <w:r w:rsidR="00657E2B" w:rsidRPr="00703ED4">
        <w:rPr>
          <w:rFonts w:ascii="KaiTi" w:eastAsia="KaiTi" w:hAnsi="KaiTi" w:hint="eastAsia"/>
          <w:iCs/>
          <w:sz w:val="28"/>
          <w:szCs w:val="28"/>
        </w:rPr>
        <w:t>为：</w:t>
      </w:r>
    </w:p>
    <w:p w14:paraId="4845DFAD" w14:textId="3BA2CE1C" w:rsidR="00796E6E" w:rsidRPr="00703ED4" w:rsidRDefault="00F42F09" w:rsidP="00A538CF">
      <w:pPr>
        <w:spacing w:line="360" w:lineRule="auto"/>
        <w:rPr>
          <w:rFonts w:ascii="KaiTi" w:eastAsia="KaiTi" w:hAnsi="KaiTi"/>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hint="eastAsia"/>
                      <w:sz w:val="28"/>
                      <w:szCs w:val="28"/>
                    </w:rPr>
                    <m:t>i</m:t>
                  </m:r>
                </m:sub>
              </m:sSub>
            </m:e>
          </m:d>
          <m:r>
            <w:rPr>
              <w:rFonts w:ascii="Cambria Math" w:eastAsia="KaiTi" w:hAnsi="Cambria Math"/>
              <w:sz w:val="28"/>
              <w:szCs w:val="28"/>
            </w:rPr>
            <m:t>×</m:t>
          </m:r>
          <w:bookmarkStart w:id="133" w:name="OLE_LINK22"/>
          <w:bookmarkStart w:id="134" w:name="OLE_LINK23"/>
          <m:r>
            <w:rPr>
              <w:rFonts w:ascii="Cambria Math" w:eastAsia="KaiTi" w:hAnsi="Cambria Math" w:hint="eastAsia"/>
              <w:sz w:val="28"/>
              <w:szCs w:val="28"/>
            </w:rPr>
            <m:t>k</m:t>
          </m:r>
        </m:oMath>
      </m:oMathPara>
      <w:bookmarkEnd w:id="133"/>
      <w:bookmarkEnd w:id="134"/>
    </w:p>
    <w:p w14:paraId="31114DCF" w14:textId="3F9D0A68" w:rsidR="00073561" w:rsidRPr="00703ED4" w:rsidRDefault="00F930EB" w:rsidP="00A538CF">
      <w:pPr>
        <w:spacing w:line="360" w:lineRule="auto"/>
        <w:rPr>
          <w:rFonts w:ascii="KaiTi" w:eastAsia="KaiTi" w:hAnsi="KaiTi"/>
          <w:sz w:val="28"/>
          <w:szCs w:val="28"/>
        </w:rPr>
      </w:pPr>
      <w:r w:rsidRPr="00703ED4">
        <w:rPr>
          <w:rFonts w:ascii="KaiTi" w:eastAsia="KaiTi" w:hAnsi="KaiTi"/>
          <w:sz w:val="28"/>
          <w:szCs w:val="28"/>
        </w:rPr>
        <w:t>其中，</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00796E6E" w:rsidRPr="00703ED4">
        <w:rPr>
          <w:rFonts w:ascii="KaiTi" w:eastAsia="KaiTi" w:hAnsi="KaiTi" w:hint="eastAsia"/>
          <w:sz w:val="28"/>
          <w:szCs w:val="28"/>
        </w:rPr>
        <w:t>为</w:t>
      </w:r>
      <w:del w:id="135" w:author="YU, QI (SI EP CEA R&amp;D DD)" w:date="2026-07-14T17:13:00Z">
        <w:r w:rsidR="00796E6E" w:rsidRPr="00703ED4" w:rsidDel="007A1C05">
          <w:rPr>
            <w:rFonts w:ascii="KaiTi" w:eastAsia="KaiTi" w:hAnsi="KaiTi"/>
            <w:sz w:val="28"/>
            <w:szCs w:val="28"/>
          </w:rPr>
          <w:delText>个性化阈值</w:delText>
        </w:r>
      </w:del>
      <w:ins w:id="136" w:author="YU, QI (SI EP CEA R&amp;D DD)" w:date="2026-07-14T17:13:00Z">
        <w:r w:rsidR="007A1C05">
          <w:rPr>
            <w:rFonts w:ascii="KaiTi" w:eastAsia="KaiTi" w:hAnsi="KaiTi"/>
            <w:sz w:val="28"/>
            <w:szCs w:val="28"/>
          </w:rPr>
          <w:t>自适应阈值</w:t>
        </w:r>
      </w:ins>
      <w:r w:rsidR="00796E6E" w:rsidRPr="00703ED4">
        <w:rPr>
          <w:rFonts w:ascii="KaiTi" w:eastAsia="KaiTi" w:hAnsi="KaiTi"/>
          <w:sz w:val="28"/>
          <w:szCs w:val="28"/>
        </w:rPr>
        <w:t>，</w:t>
      </w:r>
      <m:oMath>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hint="eastAsia"/>
                    <w:sz w:val="28"/>
                    <w:szCs w:val="28"/>
                  </w:rPr>
                  <m:t>i</m:t>
                </m:r>
              </m:sub>
            </m:sSub>
          </m:e>
        </m:d>
      </m:oMath>
      <w:r w:rsidR="00796E6E" w:rsidRPr="00703ED4">
        <w:rPr>
          <w:rFonts w:ascii="KaiTi" w:eastAsia="KaiTi" w:hAnsi="KaiTi" w:hint="eastAsia"/>
          <w:sz w:val="28"/>
          <w:szCs w:val="28"/>
        </w:rPr>
        <w:t>为</w:t>
      </w:r>
      <w:r w:rsidR="00796E6E" w:rsidRPr="00703ED4">
        <w:rPr>
          <w:rFonts w:ascii="KaiTi" w:eastAsia="KaiTi" w:hAnsi="KaiTi"/>
          <w:sz w:val="28"/>
          <w:szCs w:val="28"/>
        </w:rPr>
        <w:t>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00796E6E" w:rsidRPr="00703ED4">
        <w:rPr>
          <w:rFonts w:ascii="KaiTi" w:eastAsia="KaiTi" w:hAnsi="KaiTi" w:hint="eastAsia"/>
          <w:sz w:val="28"/>
          <w:szCs w:val="28"/>
        </w:rPr>
        <w:t>在</w:t>
      </w:r>
      <w:r w:rsidR="00796E6E" w:rsidRPr="00703ED4">
        <w:rPr>
          <w:rFonts w:ascii="KaiTi" w:eastAsia="KaiTi" w:hAnsi="KaiTi"/>
          <w:sz w:val="28"/>
          <w:szCs w:val="28"/>
        </w:rPr>
        <w:t>历史运行数据中出现的静态频率，</w:t>
      </w:r>
      <m:oMath>
        <m:r>
          <w:rPr>
            <w:rFonts w:ascii="Cambria Math" w:eastAsia="KaiTi" w:hAnsi="Cambria Math" w:hint="eastAsia"/>
            <w:sz w:val="28"/>
            <w:szCs w:val="28"/>
          </w:rPr>
          <m:t>k</m:t>
        </m:r>
      </m:oMath>
      <w:r w:rsidR="00796E6E" w:rsidRPr="00703ED4">
        <w:rPr>
          <w:rFonts w:ascii="KaiTi" w:eastAsia="KaiTi" w:hAnsi="KaiTi" w:hint="eastAsia"/>
          <w:sz w:val="28"/>
          <w:szCs w:val="28"/>
        </w:rPr>
        <w:t>为</w:t>
      </w:r>
      <w:r w:rsidR="00796E6E" w:rsidRPr="00703ED4">
        <w:rPr>
          <w:rFonts w:ascii="KaiTi" w:eastAsia="KaiTi" w:hAnsi="KaiTi"/>
          <w:sz w:val="28"/>
          <w:szCs w:val="28"/>
        </w:rPr>
        <w:t>全局缩放系数</w:t>
      </w:r>
      <w:r w:rsidR="00073561" w:rsidRPr="00703ED4">
        <w:rPr>
          <w:rFonts w:ascii="KaiTi" w:eastAsia="KaiTi" w:hAnsi="KaiTi" w:hint="eastAsia"/>
          <w:sz w:val="28"/>
          <w:szCs w:val="28"/>
        </w:rPr>
        <w:t>；</w:t>
      </w:r>
    </w:p>
    <w:p w14:paraId="7DFF25AD" w14:textId="77777777" w:rsidR="00073561" w:rsidRPr="00703ED4" w:rsidRDefault="00073561" w:rsidP="00A538CF">
      <w:pPr>
        <w:spacing w:line="360" w:lineRule="auto"/>
        <w:ind w:firstLineChars="200" w:firstLine="560"/>
        <w:rPr>
          <w:rFonts w:ascii="KaiTi" w:eastAsia="KaiTi" w:hAnsi="KaiTi"/>
          <w:sz w:val="28"/>
          <w:szCs w:val="28"/>
        </w:rPr>
      </w:pPr>
      <w:r w:rsidRPr="00703ED4">
        <w:rPr>
          <w:rFonts w:ascii="KaiTi" w:eastAsia="KaiTi" w:hAnsi="KaiTi"/>
          <w:sz w:val="28"/>
          <w:szCs w:val="28"/>
        </w:rPr>
        <w:t>F1-score分数的计算方法具体为：</w:t>
      </w:r>
    </w:p>
    <w:p w14:paraId="2C36F6D6" w14:textId="2D5D1631" w:rsidR="00073561" w:rsidRPr="00703ED4" w:rsidRDefault="00073561" w:rsidP="00A538CF">
      <w:pPr>
        <w:spacing w:line="360" w:lineRule="auto"/>
        <w:ind w:firstLineChars="200" w:firstLine="560"/>
        <w:rPr>
          <w:rFonts w:ascii="KaiTi" w:eastAsia="KaiTi" w:hAnsi="KaiTi"/>
          <w:sz w:val="28"/>
          <w:szCs w:val="28"/>
        </w:rPr>
      </w:pPr>
      <w:r w:rsidRPr="00703ED4">
        <w:rPr>
          <w:rFonts w:ascii="KaiTi" w:eastAsia="KaiTi" w:hAnsi="KaiTi"/>
          <w:sz w:val="28"/>
          <w:szCs w:val="28"/>
        </w:rPr>
        <w:t>精确率</w:t>
      </w:r>
      <m:oMath>
        <m:r>
          <m:rPr>
            <m:sty m:val="p"/>
          </m:rPr>
          <w:rPr>
            <w:rFonts w:ascii="Cambria Math" w:eastAsia="KaiTi" w:hAnsi="Cambria Math" w:hint="eastAsia"/>
            <w:sz w:val="28"/>
            <w:szCs w:val="28"/>
          </w:rPr>
          <m:t>Precision</m:t>
        </m:r>
        <m:r>
          <m:rPr>
            <m:sty m:val="p"/>
          </m:rPr>
          <w:rPr>
            <w:rFonts w:ascii="Cambria Math" w:eastAsia="KaiTi" w:hAnsi="Cambria Math"/>
            <w:sz w:val="28"/>
            <w:szCs w:val="28"/>
          </w:rPr>
          <m:t>=</m:t>
        </m:r>
        <m:f>
          <m:fPr>
            <m:ctrlPr>
              <w:rPr>
                <w:rFonts w:ascii="Cambria Math" w:eastAsia="KaiTi" w:hAnsi="Cambria Math"/>
                <w:sz w:val="28"/>
                <w:szCs w:val="28"/>
              </w:rPr>
            </m:ctrlPr>
          </m:fPr>
          <m:num>
            <m:r>
              <m:rPr>
                <m:sty m:val="p"/>
              </m:rPr>
              <w:rPr>
                <w:rFonts w:ascii="Cambria Math" w:eastAsia="KaiTi" w:hAnsi="Cambria Math" w:hint="eastAsia"/>
                <w:sz w:val="28"/>
                <w:szCs w:val="28"/>
              </w:rPr>
              <m:t>真正例</m:t>
            </m:r>
            <m:r>
              <m:rPr>
                <m:sty m:val="p"/>
              </m:rPr>
              <w:rPr>
                <w:rFonts w:ascii="Cambria Math" w:eastAsia="KaiTi" w:hAnsi="Cambria Math"/>
                <w:sz w:val="28"/>
                <w:szCs w:val="28"/>
              </w:rPr>
              <m:t xml:space="preserve"> </m:t>
            </m:r>
            <m:r>
              <m:rPr>
                <m:sty m:val="p"/>
              </m:rPr>
              <w:rPr>
                <w:rFonts w:ascii="Cambria Math" w:eastAsia="KaiTi" w:hAnsi="Cambria Math" w:hint="eastAsia"/>
                <w:sz w:val="28"/>
                <w:szCs w:val="28"/>
              </w:rPr>
              <m:t>TP</m:t>
            </m:r>
          </m:num>
          <m:den>
            <m:r>
              <m:rPr>
                <m:sty m:val="p"/>
              </m:rPr>
              <w:rPr>
                <w:rFonts w:ascii="Cambria Math" w:eastAsia="KaiTi" w:hAnsi="Cambria Math" w:hint="eastAsia"/>
                <w:sz w:val="28"/>
                <w:szCs w:val="28"/>
              </w:rPr>
              <m:t>真正例</m:t>
            </m:r>
            <m:r>
              <m:rPr>
                <m:sty m:val="p"/>
              </m:rPr>
              <w:rPr>
                <w:rFonts w:ascii="Cambria Math" w:eastAsia="KaiTi" w:hAnsi="Cambria Math"/>
                <w:sz w:val="28"/>
                <w:szCs w:val="28"/>
              </w:rPr>
              <m:t xml:space="preserve"> </m:t>
            </m:r>
            <m:r>
              <m:rPr>
                <m:sty m:val="p"/>
              </m:rPr>
              <w:rPr>
                <w:rFonts w:ascii="Cambria Math" w:eastAsia="KaiTi" w:hAnsi="Cambria Math" w:hint="eastAsia"/>
                <w:sz w:val="28"/>
                <w:szCs w:val="28"/>
              </w:rPr>
              <m:t>TP</m:t>
            </m:r>
            <m:r>
              <m:rPr>
                <m:sty m:val="p"/>
              </m:rPr>
              <w:rPr>
                <w:rFonts w:ascii="Cambria Math" w:eastAsia="KaiTi" w:hAnsi="Cambria Math"/>
                <w:sz w:val="28"/>
                <w:szCs w:val="28"/>
              </w:rPr>
              <m:t>+</m:t>
            </m:r>
            <m:r>
              <m:rPr>
                <m:sty m:val="p"/>
              </m:rPr>
              <w:rPr>
                <w:rFonts w:ascii="Cambria Math" w:eastAsia="KaiTi" w:hAnsi="Cambria Math" w:hint="eastAsia"/>
                <w:sz w:val="28"/>
                <w:szCs w:val="28"/>
              </w:rPr>
              <m:t>假正例</m:t>
            </m:r>
            <m:r>
              <m:rPr>
                <m:sty m:val="p"/>
              </m:rPr>
              <w:rPr>
                <w:rFonts w:ascii="Cambria Math" w:eastAsia="KaiTi" w:hAnsi="Cambria Math"/>
                <w:sz w:val="28"/>
                <w:szCs w:val="28"/>
              </w:rPr>
              <m:t xml:space="preserve"> </m:t>
            </m:r>
            <m:r>
              <m:rPr>
                <m:sty m:val="p"/>
              </m:rPr>
              <w:rPr>
                <w:rFonts w:ascii="Cambria Math" w:eastAsia="KaiTi" w:hAnsi="Cambria Math" w:hint="eastAsia"/>
                <w:sz w:val="28"/>
                <w:szCs w:val="28"/>
              </w:rPr>
              <m:t>FP</m:t>
            </m:r>
          </m:den>
        </m:f>
      </m:oMath>
      <w:r w:rsidRPr="00703ED4">
        <w:rPr>
          <w:rFonts w:ascii="KaiTi" w:eastAsia="KaiTi" w:hAnsi="KaiTi"/>
          <w:sz w:val="28"/>
          <w:szCs w:val="28"/>
        </w:rPr>
        <w:t xml:space="preserve">  </w:t>
      </w:r>
      <w:r w:rsidRPr="00703ED4">
        <w:rPr>
          <w:rFonts w:ascii="KaiTi" w:eastAsia="KaiTi" w:hAnsi="KaiTi" w:hint="eastAsia"/>
          <w:sz w:val="28"/>
          <w:szCs w:val="28"/>
        </w:rPr>
        <w:t>，召回率</w:t>
      </w:r>
      <m:oMath>
        <m:r>
          <m:rPr>
            <m:sty m:val="p"/>
          </m:rPr>
          <w:rPr>
            <w:rFonts w:ascii="Cambria Math" w:eastAsia="KaiTi" w:hAnsi="Cambria Math" w:hint="eastAsia"/>
            <w:sz w:val="28"/>
            <w:szCs w:val="28"/>
          </w:rPr>
          <m:t>Recall</m:t>
        </m:r>
        <m:r>
          <m:rPr>
            <m:sty m:val="p"/>
          </m:rPr>
          <w:rPr>
            <w:rFonts w:ascii="Cambria Math" w:eastAsia="KaiTi" w:hAnsi="Cambria Math"/>
            <w:sz w:val="28"/>
            <w:szCs w:val="28"/>
          </w:rPr>
          <m:t>=</m:t>
        </m:r>
        <m:f>
          <m:fPr>
            <m:ctrlPr>
              <w:rPr>
                <w:rFonts w:ascii="Cambria Math" w:eastAsia="KaiTi" w:hAnsi="Cambria Math"/>
                <w:sz w:val="28"/>
                <w:szCs w:val="28"/>
              </w:rPr>
            </m:ctrlPr>
          </m:fPr>
          <m:num>
            <m:r>
              <m:rPr>
                <m:sty m:val="p"/>
              </m:rPr>
              <w:rPr>
                <w:rFonts w:ascii="Cambria Math" w:eastAsia="KaiTi" w:hAnsi="Cambria Math" w:hint="eastAsia"/>
                <w:sz w:val="28"/>
                <w:szCs w:val="28"/>
              </w:rPr>
              <m:t>真正例</m:t>
            </m:r>
            <m:r>
              <m:rPr>
                <m:sty m:val="p"/>
              </m:rPr>
              <w:rPr>
                <w:rFonts w:ascii="Cambria Math" w:eastAsia="KaiTi" w:hAnsi="Cambria Math"/>
                <w:sz w:val="28"/>
                <w:szCs w:val="28"/>
              </w:rPr>
              <m:t xml:space="preserve"> </m:t>
            </m:r>
            <m:r>
              <m:rPr>
                <m:sty m:val="p"/>
              </m:rPr>
              <w:rPr>
                <w:rFonts w:ascii="Cambria Math" w:eastAsia="KaiTi" w:hAnsi="Cambria Math" w:hint="eastAsia"/>
                <w:sz w:val="28"/>
                <w:szCs w:val="28"/>
              </w:rPr>
              <m:t>TP</m:t>
            </m:r>
          </m:num>
          <m:den>
            <m:r>
              <m:rPr>
                <m:sty m:val="p"/>
              </m:rPr>
              <w:rPr>
                <w:rFonts w:ascii="Cambria Math" w:eastAsia="KaiTi" w:hAnsi="Cambria Math" w:hint="eastAsia"/>
                <w:sz w:val="28"/>
                <w:szCs w:val="28"/>
              </w:rPr>
              <m:t>真正例</m:t>
            </m:r>
            <m:r>
              <m:rPr>
                <m:sty m:val="p"/>
              </m:rPr>
              <w:rPr>
                <w:rFonts w:ascii="Cambria Math" w:eastAsia="KaiTi" w:hAnsi="Cambria Math"/>
                <w:sz w:val="28"/>
                <w:szCs w:val="28"/>
              </w:rPr>
              <m:t xml:space="preserve"> </m:t>
            </m:r>
            <m:r>
              <m:rPr>
                <m:sty m:val="p"/>
              </m:rPr>
              <w:rPr>
                <w:rFonts w:ascii="Cambria Math" w:eastAsia="KaiTi" w:hAnsi="Cambria Math" w:hint="eastAsia"/>
                <w:sz w:val="28"/>
                <w:szCs w:val="28"/>
              </w:rPr>
              <m:t>TP</m:t>
            </m:r>
            <m:r>
              <m:rPr>
                <m:sty m:val="p"/>
              </m:rPr>
              <w:rPr>
                <w:rFonts w:ascii="Cambria Math" w:eastAsia="KaiTi" w:hAnsi="Cambria Math"/>
                <w:sz w:val="28"/>
                <w:szCs w:val="28"/>
              </w:rPr>
              <m:t>+</m:t>
            </m:r>
            <m:r>
              <m:rPr>
                <m:sty m:val="p"/>
              </m:rPr>
              <w:rPr>
                <w:rFonts w:ascii="Cambria Math" w:eastAsia="KaiTi" w:hAnsi="Cambria Math" w:hint="eastAsia"/>
                <w:sz w:val="28"/>
                <w:szCs w:val="28"/>
              </w:rPr>
              <m:t>假负例</m:t>
            </m:r>
            <m:r>
              <m:rPr>
                <m:sty m:val="p"/>
              </m:rPr>
              <w:rPr>
                <w:rFonts w:ascii="Cambria Math" w:eastAsia="KaiTi" w:hAnsi="Cambria Math"/>
                <w:sz w:val="28"/>
                <w:szCs w:val="28"/>
              </w:rPr>
              <m:t xml:space="preserve"> </m:t>
            </m:r>
            <m:r>
              <m:rPr>
                <m:sty m:val="p"/>
              </m:rPr>
              <w:rPr>
                <w:rFonts w:ascii="Cambria Math" w:eastAsia="KaiTi" w:hAnsi="Cambria Math" w:hint="eastAsia"/>
                <w:sz w:val="28"/>
                <w:szCs w:val="28"/>
              </w:rPr>
              <m:t>FN</m:t>
            </m:r>
          </m:den>
        </m:f>
      </m:oMath>
    </w:p>
    <w:p w14:paraId="0BA16C9E" w14:textId="5E54773E" w:rsidR="0086476F" w:rsidRPr="00703ED4" w:rsidRDefault="00073561" w:rsidP="00A538CF">
      <w:pPr>
        <w:spacing w:line="360" w:lineRule="auto"/>
        <w:ind w:firstLineChars="850" w:firstLine="2380"/>
        <w:rPr>
          <w:rFonts w:ascii="KaiTi" w:eastAsia="KaiTi" w:hAnsi="KaiTi"/>
          <w:sz w:val="28"/>
          <w:szCs w:val="28"/>
        </w:rPr>
      </w:pPr>
      <w:r w:rsidRPr="00703ED4">
        <w:rPr>
          <w:rFonts w:ascii="KaiTi" w:eastAsia="KaiTi" w:hAnsi="KaiTi"/>
          <w:sz w:val="28"/>
          <w:szCs w:val="28"/>
        </w:rPr>
        <w:t>F1-score</w:t>
      </w:r>
      <w:r w:rsidRPr="00703ED4">
        <w:rPr>
          <w:rFonts w:ascii="KaiTi" w:eastAsia="KaiTi" w:hAnsi="KaiTi" w:hint="eastAsia"/>
          <w:sz w:val="28"/>
          <w:szCs w:val="28"/>
        </w:rPr>
        <w:t>=</w:t>
      </w:r>
      <m:oMath>
        <m:f>
          <m:fPr>
            <m:ctrlPr>
              <w:rPr>
                <w:rFonts w:ascii="Cambria Math" w:eastAsia="KaiTi" w:hAnsi="Cambria Math"/>
                <w:sz w:val="28"/>
                <w:szCs w:val="28"/>
              </w:rPr>
            </m:ctrlPr>
          </m:fPr>
          <m:num>
            <m:r>
              <m:rPr>
                <m:sty m:val="p"/>
              </m:rPr>
              <w:rPr>
                <w:rFonts w:ascii="Cambria Math" w:eastAsia="KaiTi" w:hAnsi="Cambria Math"/>
                <w:sz w:val="28"/>
                <w:szCs w:val="28"/>
              </w:rPr>
              <m:t>2×</m:t>
            </m:r>
            <m:r>
              <m:rPr>
                <m:sty m:val="p"/>
              </m:rPr>
              <w:rPr>
                <w:rFonts w:ascii="Cambria Math" w:eastAsia="KaiTi" w:hAnsi="Cambria Math" w:hint="eastAsia"/>
                <w:sz w:val="28"/>
                <w:szCs w:val="28"/>
              </w:rPr>
              <m:t>Precision</m:t>
            </m:r>
            <m:r>
              <m:rPr>
                <m:sty m:val="p"/>
              </m:rPr>
              <w:rPr>
                <w:rFonts w:ascii="Cambria Math" w:eastAsia="KaiTi" w:hAnsi="Cambria Math"/>
                <w:sz w:val="28"/>
                <w:szCs w:val="28"/>
              </w:rPr>
              <m:t>×</m:t>
            </m:r>
            <m:r>
              <m:rPr>
                <m:sty m:val="p"/>
              </m:rPr>
              <w:rPr>
                <w:rFonts w:ascii="Cambria Math" w:eastAsia="KaiTi" w:hAnsi="Cambria Math" w:hint="eastAsia"/>
                <w:sz w:val="28"/>
                <w:szCs w:val="28"/>
              </w:rPr>
              <m:t>Recall</m:t>
            </m:r>
          </m:num>
          <m:den>
            <m:r>
              <m:rPr>
                <m:sty m:val="p"/>
              </m:rPr>
              <w:rPr>
                <w:rFonts w:ascii="Cambria Math" w:eastAsia="KaiTi" w:hAnsi="Cambria Math" w:hint="eastAsia"/>
                <w:sz w:val="28"/>
                <w:szCs w:val="28"/>
              </w:rPr>
              <m:t>Precision</m:t>
            </m:r>
            <m:r>
              <m:rPr>
                <m:sty m:val="p"/>
              </m:rPr>
              <w:rPr>
                <w:rFonts w:ascii="Cambria Math" w:eastAsia="KaiTi" w:hAnsi="Cambria Math"/>
                <w:sz w:val="28"/>
                <w:szCs w:val="28"/>
              </w:rPr>
              <m:t>+</m:t>
            </m:r>
            <m:r>
              <m:rPr>
                <m:sty m:val="p"/>
              </m:rPr>
              <w:rPr>
                <w:rFonts w:ascii="Cambria Math" w:eastAsia="KaiTi" w:hAnsi="Cambria Math" w:hint="eastAsia"/>
                <w:sz w:val="28"/>
                <w:szCs w:val="28"/>
              </w:rPr>
              <m:t>Recall</m:t>
            </m:r>
          </m:den>
        </m:f>
      </m:oMath>
      <w:r w:rsidR="00841E2C" w:rsidRPr="00703ED4">
        <w:rPr>
          <w:rFonts w:ascii="KaiTi" w:eastAsia="KaiTi" w:hAnsi="KaiTi" w:hint="eastAsia"/>
          <w:sz w:val="28"/>
          <w:szCs w:val="28"/>
        </w:rPr>
        <w:t>。</w:t>
      </w:r>
    </w:p>
    <w:p w14:paraId="4AD09B3A" w14:textId="4DA370A2" w:rsidR="0086476F" w:rsidRPr="00703ED4" w:rsidRDefault="00841E2C" w:rsidP="00A538CF">
      <w:pPr>
        <w:adjustRightInd w:val="0"/>
        <w:snapToGrid w:val="0"/>
        <w:spacing w:line="360" w:lineRule="auto"/>
        <w:rPr>
          <w:rFonts w:ascii="KaiTi" w:eastAsia="KaiTi" w:hAnsi="KaiTi"/>
          <w:bCs/>
          <w:sz w:val="28"/>
          <w:szCs w:val="28"/>
        </w:rPr>
      </w:pPr>
      <w:r w:rsidRPr="00703ED4">
        <w:rPr>
          <w:rFonts w:ascii="KaiTi" w:eastAsia="KaiTi" w:hAnsi="KaiTi" w:hint="eastAsia"/>
          <w:sz w:val="28"/>
          <w:szCs w:val="28"/>
        </w:rPr>
        <w:t>7、如权利要求6所述的</w:t>
      </w:r>
      <w:r w:rsidR="009146F6">
        <w:rPr>
          <w:rFonts w:ascii="KaiTi" w:eastAsia="KaiTi" w:hAnsi="KaiTi"/>
          <w:bCs/>
          <w:sz w:val="28"/>
          <w:szCs w:val="28"/>
          <w:highlight w:val="yellow"/>
        </w:rPr>
        <w:t>基于状态预测与自适应阈值的注入攻击检测方法</w:t>
      </w:r>
      <w:r w:rsidRPr="00703ED4">
        <w:rPr>
          <w:rFonts w:ascii="KaiTi" w:eastAsia="KaiTi" w:hAnsi="KaiTi"/>
          <w:sz w:val="28"/>
          <w:szCs w:val="28"/>
        </w:rPr>
        <w:t>，其特征在于</w:t>
      </w:r>
      <w:r w:rsidRPr="00703ED4">
        <w:rPr>
          <w:rFonts w:ascii="KaiTi" w:eastAsia="KaiTi" w:hAnsi="KaiTi" w:hint="eastAsia"/>
          <w:sz w:val="28"/>
          <w:szCs w:val="28"/>
        </w:rPr>
        <w:t>：所述步骤S</w:t>
      </w:r>
      <w:r w:rsidR="00B34366" w:rsidRPr="00703ED4">
        <w:rPr>
          <w:rFonts w:ascii="KaiTi" w:eastAsia="KaiTi" w:hAnsi="KaiTi"/>
          <w:sz w:val="28"/>
          <w:szCs w:val="28"/>
        </w:rPr>
        <w:t>2</w:t>
      </w:r>
      <w:r w:rsidR="00CD0A84" w:rsidRPr="00703ED4">
        <w:rPr>
          <w:rFonts w:ascii="KaiTi" w:eastAsia="KaiTi" w:hAnsi="KaiTi" w:hint="eastAsia"/>
          <w:sz w:val="28"/>
          <w:szCs w:val="28"/>
        </w:rPr>
        <w:t>中，</w:t>
      </w:r>
      <w:r w:rsidR="00B34366" w:rsidRPr="00703ED4">
        <w:rPr>
          <w:rFonts w:ascii="KaiTi" w:eastAsia="KaiTi" w:hAnsi="KaiTi"/>
          <w:sz w:val="28"/>
          <w:szCs w:val="28"/>
        </w:rPr>
        <w:t>全局缩放系数</w:t>
      </w:r>
      <m:oMath>
        <m:r>
          <w:rPr>
            <w:rFonts w:ascii="Cambria Math" w:eastAsia="KaiTi" w:hAnsi="Cambria Math" w:hint="eastAsia"/>
            <w:sz w:val="28"/>
            <w:szCs w:val="28"/>
          </w:rPr>
          <m:t>k</m:t>
        </m:r>
      </m:oMath>
      <w:r w:rsidR="00B34366" w:rsidRPr="00703ED4">
        <w:rPr>
          <w:rFonts w:ascii="KaiTi" w:eastAsia="KaiTi" w:hAnsi="KaiTi"/>
          <w:sz w:val="28"/>
          <w:szCs w:val="28"/>
        </w:rPr>
        <w:t>取值范围为8～15，优选为10.25</w:t>
      </w:r>
      <w:r w:rsidRPr="00703ED4">
        <w:rPr>
          <w:rFonts w:ascii="KaiTi" w:eastAsia="KaiTi" w:hAnsi="KaiTi" w:hint="eastAsia"/>
          <w:bCs/>
          <w:sz w:val="28"/>
          <w:szCs w:val="28"/>
        </w:rPr>
        <w:t>。</w:t>
      </w:r>
    </w:p>
    <w:p w14:paraId="79F3A7D5" w14:textId="2C49A6BD" w:rsidR="00DD056A" w:rsidRPr="00703ED4" w:rsidRDefault="00841E2C" w:rsidP="00A538CF">
      <w:pPr>
        <w:spacing w:line="360" w:lineRule="auto"/>
        <w:rPr>
          <w:rFonts w:ascii="KaiTi" w:eastAsia="KaiTi" w:hAnsi="KaiTi"/>
          <w:sz w:val="28"/>
          <w:szCs w:val="28"/>
        </w:rPr>
      </w:pPr>
      <w:r w:rsidRPr="00703ED4">
        <w:rPr>
          <w:rFonts w:ascii="KaiTi" w:eastAsia="KaiTi" w:hAnsi="KaiTi" w:hint="eastAsia"/>
          <w:sz w:val="28"/>
          <w:szCs w:val="28"/>
        </w:rPr>
        <w:t>8、如权利要求</w:t>
      </w:r>
      <w:r w:rsidR="005723CC" w:rsidRPr="00703ED4">
        <w:rPr>
          <w:rFonts w:ascii="KaiTi" w:eastAsia="KaiTi" w:hAnsi="KaiTi"/>
          <w:sz w:val="28"/>
          <w:szCs w:val="28"/>
        </w:rPr>
        <w:t>1</w:t>
      </w:r>
      <w:r w:rsidRPr="00703ED4">
        <w:rPr>
          <w:rFonts w:ascii="KaiTi" w:eastAsia="KaiTi" w:hAnsi="KaiTi" w:hint="eastAsia"/>
          <w:sz w:val="28"/>
          <w:szCs w:val="28"/>
        </w:rPr>
        <w:t>所述</w:t>
      </w:r>
      <w:r w:rsidR="00E5716C" w:rsidRPr="00703ED4">
        <w:rPr>
          <w:rFonts w:ascii="KaiTi" w:eastAsia="KaiTi" w:hAnsi="KaiTi" w:hint="eastAsia"/>
          <w:sz w:val="28"/>
          <w:szCs w:val="28"/>
        </w:rPr>
        <w:t>的</w:t>
      </w:r>
      <w:r w:rsidR="009146F6">
        <w:rPr>
          <w:rFonts w:ascii="KaiTi" w:eastAsia="KaiTi" w:hAnsi="KaiTi" w:hint="eastAsia"/>
          <w:bCs/>
          <w:sz w:val="28"/>
          <w:szCs w:val="28"/>
          <w:highlight w:val="yellow"/>
        </w:rPr>
        <w:t>基于状态预测与自适应阈值的注入攻击检测方法</w:t>
      </w:r>
      <w:r w:rsidRPr="00703ED4">
        <w:rPr>
          <w:rFonts w:ascii="KaiTi" w:eastAsia="KaiTi" w:hAnsi="KaiTi"/>
          <w:sz w:val="28"/>
          <w:szCs w:val="28"/>
        </w:rPr>
        <w:t>，其特</w:t>
      </w:r>
      <w:r w:rsidRPr="00703ED4">
        <w:rPr>
          <w:rFonts w:ascii="KaiTi" w:eastAsia="KaiTi" w:hAnsi="KaiTi"/>
          <w:sz w:val="28"/>
          <w:szCs w:val="28"/>
        </w:rPr>
        <w:lastRenderedPageBreak/>
        <w:t>征在于</w:t>
      </w:r>
      <w:r w:rsidRPr="00703ED4">
        <w:rPr>
          <w:rFonts w:ascii="KaiTi" w:eastAsia="KaiTi" w:hAnsi="KaiTi" w:hint="eastAsia"/>
          <w:sz w:val="28"/>
          <w:szCs w:val="28"/>
        </w:rPr>
        <w:t>：所述步骤S</w:t>
      </w:r>
      <w:r w:rsidR="00DD056A" w:rsidRPr="00703ED4">
        <w:rPr>
          <w:rFonts w:ascii="KaiTi" w:eastAsia="KaiTi" w:hAnsi="KaiTi"/>
          <w:sz w:val="28"/>
          <w:szCs w:val="28"/>
        </w:rPr>
        <w:t>3</w:t>
      </w:r>
      <w:r w:rsidR="00DD056A" w:rsidRPr="00703ED4">
        <w:rPr>
          <w:rFonts w:ascii="KaiTi" w:eastAsia="KaiTi" w:hAnsi="KaiTi" w:hint="eastAsia"/>
          <w:sz w:val="28"/>
          <w:szCs w:val="28"/>
        </w:rPr>
        <w:t>具体</w:t>
      </w:r>
      <w:r w:rsidR="00DD056A" w:rsidRPr="00703ED4">
        <w:rPr>
          <w:rFonts w:ascii="KaiTi" w:eastAsia="KaiTi" w:hAnsi="KaiTi"/>
          <w:sz w:val="28"/>
          <w:szCs w:val="28"/>
        </w:rPr>
        <w:t>包括如下步骤：</w:t>
      </w:r>
    </w:p>
    <w:p w14:paraId="1288626D" w14:textId="6083BE2E" w:rsidR="00DD056A" w:rsidRPr="00703ED4" w:rsidRDefault="00DD056A" w:rsidP="00DD056A">
      <w:pPr>
        <w:spacing w:line="360" w:lineRule="auto"/>
        <w:ind w:firstLineChars="200" w:firstLine="560"/>
        <w:rPr>
          <w:rFonts w:ascii="KaiTi" w:eastAsia="KaiTi" w:hAnsi="KaiTi"/>
          <w:sz w:val="28"/>
          <w:szCs w:val="28"/>
        </w:rPr>
      </w:pPr>
      <w:r w:rsidRPr="00703ED4">
        <w:rPr>
          <w:rFonts w:ascii="KaiTi" w:eastAsia="KaiTi" w:hAnsi="KaiTi" w:hint="eastAsia"/>
          <w:sz w:val="28"/>
          <w:szCs w:val="28"/>
        </w:rPr>
        <w:t>S31、</w:t>
      </w:r>
      <w:r w:rsidRPr="00703ED4">
        <w:rPr>
          <w:rFonts w:ascii="KaiTi" w:eastAsia="KaiTi" w:hAnsi="KaiTi"/>
          <w:sz w:val="28"/>
          <w:szCs w:val="28"/>
        </w:rPr>
        <w:t>One-Hot编码：</w:t>
      </w:r>
      <w:r w:rsidRPr="00703ED4">
        <w:rPr>
          <w:rFonts w:ascii="Calibri" w:eastAsia="KaiTi" w:hAnsi="Calibri" w:cs="Calibri"/>
          <w:sz w:val="28"/>
          <w:szCs w:val="28"/>
        </w:rPr>
        <w:t> </w:t>
      </w:r>
      <w:r w:rsidRPr="00703ED4">
        <w:rPr>
          <w:rFonts w:ascii="KaiTi" w:eastAsia="KaiTi" w:hAnsi="KaiTi"/>
          <w:sz w:val="28"/>
          <w:szCs w:val="28"/>
        </w:rPr>
        <w:t>读取当前状态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w:t>
      </w:r>
      <w:r w:rsidRPr="00703ED4">
        <w:rPr>
          <w:rFonts w:ascii="KaiTi" w:eastAsia="KaiTi" w:hAnsi="KaiTi"/>
          <w:sz w:val="28"/>
          <w:szCs w:val="28"/>
        </w:rPr>
        <w:t>将其转换为One-Hot向量</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，其中</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对应的状态位置为1，其余位置为0；</w:t>
      </w:r>
    </w:p>
    <w:p w14:paraId="1534B68F" w14:textId="30B0336D" w:rsidR="00DD056A" w:rsidRPr="00703ED4" w:rsidRDefault="00DD056A" w:rsidP="00DD056A">
      <w:pPr>
        <w:spacing w:line="360" w:lineRule="auto"/>
        <w:ind w:firstLineChars="200" w:firstLine="560"/>
        <w:rPr>
          <w:rFonts w:ascii="KaiTi" w:eastAsia="KaiTi" w:hAnsi="KaiTi"/>
          <w:sz w:val="28"/>
          <w:szCs w:val="28"/>
        </w:rPr>
      </w:pPr>
      <w:r w:rsidRPr="00703ED4">
        <w:rPr>
          <w:rFonts w:ascii="KaiTi" w:eastAsia="KaiTi" w:hAnsi="KaiTi" w:hint="eastAsia"/>
          <w:sz w:val="28"/>
          <w:szCs w:val="28"/>
        </w:rPr>
        <w:t>S32、</w:t>
      </w:r>
      <w:r w:rsidRPr="00703ED4">
        <w:rPr>
          <w:rFonts w:ascii="KaiTi" w:eastAsia="KaiTi" w:hAnsi="KaiTi"/>
          <w:sz w:val="28"/>
          <w:szCs w:val="28"/>
        </w:rPr>
        <w:t>马尔可夫预测：</w:t>
      </w:r>
      <w:r w:rsidRPr="00703ED4">
        <w:rPr>
          <w:rFonts w:ascii="Calibri" w:eastAsia="KaiTi" w:hAnsi="Calibri" w:cs="Calibri"/>
          <w:sz w:val="28"/>
          <w:szCs w:val="28"/>
        </w:rPr>
        <w:t> </w:t>
      </w:r>
      <w:r w:rsidRPr="00703ED4">
        <w:rPr>
          <w:rFonts w:ascii="KaiTi" w:eastAsia="KaiTi" w:hAnsi="KaiTi"/>
          <w:sz w:val="28"/>
          <w:szCs w:val="28"/>
        </w:rPr>
        <w:t>结合上一时刻的状态分布</w:t>
      </w:r>
      <m:oMath>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hint="eastAsia"/>
                <w:sz w:val="28"/>
                <w:szCs w:val="28"/>
              </w:rPr>
              <m:t>t</m:t>
            </m:r>
          </m:sub>
        </m:sSub>
      </m:oMath>
      <w:r w:rsidRPr="00703ED4">
        <w:rPr>
          <w:rFonts w:ascii="KaiTi" w:eastAsia="KaiTi" w:hAnsi="KaiTi" w:hint="eastAsia"/>
          <w:sz w:val="28"/>
          <w:szCs w:val="28"/>
        </w:rPr>
        <w:t>与</w:t>
      </w:r>
      <w:r w:rsidRPr="00703ED4">
        <w:rPr>
          <w:rFonts w:ascii="KaiTi" w:eastAsia="KaiTi" w:hAnsi="KaiTi"/>
          <w:sz w:val="28"/>
          <w:szCs w:val="28"/>
        </w:rPr>
        <w:t>状态转移概率矩阵</w:t>
      </w:r>
      <m:oMath>
        <m:r>
          <w:rPr>
            <w:rFonts w:ascii="Cambria Math" w:eastAsia="KaiTi" w:hAnsi="Cambria Math" w:hint="eastAsia"/>
            <w:sz w:val="28"/>
            <w:szCs w:val="28"/>
          </w:rPr>
          <m:t>P</m:t>
        </m:r>
      </m:oMath>
      <w:r w:rsidRPr="00703ED4">
        <w:rPr>
          <w:rFonts w:ascii="KaiTi" w:eastAsia="KaiTi" w:hAnsi="KaiTi" w:hint="eastAsia"/>
          <w:sz w:val="28"/>
          <w:szCs w:val="28"/>
        </w:rPr>
        <w:t>，</w:t>
      </w:r>
      <w:r w:rsidRPr="00703ED4">
        <w:rPr>
          <w:rFonts w:ascii="KaiTi" w:eastAsia="KaiTi" w:hAnsi="KaiTi"/>
          <w:sz w:val="28"/>
          <w:szCs w:val="28"/>
        </w:rPr>
        <w:t>计算预测概率向量：</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pred</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hint="eastAsia"/>
                <w:sz w:val="28"/>
                <w:szCs w:val="28"/>
              </w:rPr>
              <m:t>t</m:t>
            </m:r>
          </m:sub>
        </m:sSub>
        <m:r>
          <w:rPr>
            <w:rFonts w:ascii="Cambria Math" w:eastAsia="KaiTi" w:hAnsi="Cambria Math"/>
            <w:sz w:val="28"/>
            <w:szCs w:val="28"/>
          </w:rPr>
          <m:t>⋅</m:t>
        </m:r>
        <m:r>
          <w:rPr>
            <w:rFonts w:ascii="Cambria Math" w:eastAsia="KaiTi" w:hAnsi="Cambria Math" w:hint="eastAsia"/>
            <w:sz w:val="28"/>
            <w:szCs w:val="28"/>
          </w:rPr>
          <m:t>P</m:t>
        </m:r>
      </m:oMath>
      <w:r w:rsidRPr="00703ED4">
        <w:rPr>
          <w:rFonts w:ascii="KaiTi" w:eastAsia="KaiTi" w:hAnsi="KaiTi" w:hint="eastAsia"/>
          <w:sz w:val="28"/>
          <w:szCs w:val="28"/>
        </w:rPr>
        <w:t>；</w:t>
      </w:r>
    </w:p>
    <w:p w14:paraId="224C3FF4" w14:textId="565B5E66" w:rsidR="00DD056A" w:rsidRPr="00703ED4" w:rsidRDefault="00DD056A" w:rsidP="00DD056A">
      <w:pPr>
        <w:spacing w:line="360" w:lineRule="auto"/>
        <w:ind w:firstLineChars="200" w:firstLine="560"/>
        <w:rPr>
          <w:rFonts w:ascii="KaiTi" w:eastAsia="KaiTi" w:hAnsi="KaiTi"/>
          <w:sz w:val="28"/>
          <w:szCs w:val="28"/>
        </w:rPr>
      </w:pPr>
      <w:r w:rsidRPr="00703ED4">
        <w:rPr>
          <w:rFonts w:ascii="KaiTi" w:eastAsia="KaiTi" w:hAnsi="KaiTi" w:hint="eastAsia"/>
          <w:sz w:val="28"/>
          <w:szCs w:val="28"/>
        </w:rPr>
        <w:t>S33、</w:t>
      </w:r>
      <w:r w:rsidRPr="00703ED4">
        <w:rPr>
          <w:rFonts w:ascii="KaiTi" w:eastAsia="KaiTi" w:hAnsi="KaiTi"/>
          <w:sz w:val="28"/>
          <w:szCs w:val="28"/>
        </w:rPr>
        <w:t>偏差值计算：</w:t>
      </w:r>
      <w:r w:rsidRPr="00703ED4">
        <w:rPr>
          <w:rFonts w:ascii="Calibri" w:eastAsia="KaiTi" w:hAnsi="Calibri" w:cs="Calibri"/>
          <w:sz w:val="28"/>
          <w:szCs w:val="28"/>
        </w:rPr>
        <w:t> </w:t>
      </w:r>
      <w:r w:rsidRPr="00703ED4">
        <w:rPr>
          <w:rFonts w:ascii="KaiTi" w:eastAsia="KaiTi" w:hAnsi="KaiTi"/>
          <w:sz w:val="28"/>
          <w:szCs w:val="28"/>
        </w:rPr>
        <w:t>计算实际观测向量与预测向量之间的欧氏距离偏差：</w:t>
      </w:r>
      <m:oMath>
        <m:sSub>
          <m:sSubPr>
            <m:ctrlPr>
              <w:rPr>
                <w:rFonts w:ascii="Cambria Math" w:eastAsia="KaiTi" w:hAnsi="Cambria Math"/>
                <w:i/>
                <w:sz w:val="28"/>
                <w:szCs w:val="28"/>
              </w:rPr>
            </m:ctrlPr>
          </m:sSubPr>
          <m:e>
            <m:r>
              <w:rPr>
                <w:rFonts w:ascii="Cambria Math" w:eastAsia="KaiTi" w:hAnsi="Cambria Math" w:hint="eastAsia"/>
                <w:sz w:val="28"/>
                <w:szCs w:val="28"/>
              </w:rPr>
              <m:t>d</m:t>
            </m:r>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m:t>
            </m:r>
            <m:r>
              <w:rPr>
                <w:rFonts w:ascii="Cambria Math" w:eastAsia="KaiTi" w:hAnsi="Cambria Math" w:hint="eastAsia"/>
                <w:sz w:val="28"/>
                <w:szCs w:val="28"/>
              </w:rPr>
              <m:t>S</m:t>
            </m:r>
          </m:e>
          <m:sub>
            <m:r>
              <w:rPr>
                <w:rFonts w:ascii="Cambria Math" w:eastAsia="KaiTi" w:hAnsi="Cambria Math" w:hint="eastAsia"/>
                <w:sz w:val="28"/>
                <w:szCs w:val="28"/>
              </w:rPr>
              <m:t>pred</m:t>
            </m:r>
          </m:sub>
        </m:sSub>
        <m:r>
          <w:rPr>
            <w:rFonts w:ascii="Cambria Math" w:eastAsia="KaiTi" w:hAnsi="Cambria Math"/>
            <w:sz w:val="28"/>
            <w:szCs w:val="28"/>
          </w:rPr>
          <m:t>|=</m:t>
        </m:r>
        <m:rad>
          <m:radPr>
            <m:degHide m:val="1"/>
            <m:ctrlPr>
              <w:rPr>
                <w:rFonts w:ascii="Cambria Math" w:eastAsia="KaiTi" w:hAnsi="Cambria Math"/>
                <w:i/>
                <w:sz w:val="28"/>
                <w:szCs w:val="28"/>
              </w:rPr>
            </m:ctrlPr>
          </m:radPr>
          <m:deg/>
          <m:e>
            <m:nary>
              <m:naryPr>
                <m:chr m:val="∑"/>
                <m:limLoc m:val="undOvr"/>
                <m:ctrlPr>
                  <w:rPr>
                    <w:rFonts w:ascii="Cambria Math" w:eastAsia="KaiTi" w:hAnsi="Cambria Math"/>
                    <w:i/>
                    <w:sz w:val="28"/>
                    <w:szCs w:val="28"/>
                  </w:rPr>
                </m:ctrlPr>
              </m:naryPr>
              <m:sub>
                <m:r>
                  <w:rPr>
                    <w:rFonts w:ascii="Cambria Math" w:eastAsia="KaiTi" w:hAnsi="Cambria Math"/>
                    <w:sz w:val="28"/>
                    <w:szCs w:val="28"/>
                  </w:rPr>
                  <m:t>i=1</m:t>
                </m:r>
              </m:sub>
              <m:sup>
                <m:r>
                  <w:ins w:id="137" w:author="YU, QI (SI EP CEA R&amp;D DD)" w:date="2026-07-15T11:07:00Z">
                    <w:rPr>
                      <w:rFonts w:ascii="Cambria Math" w:eastAsia="KaiTi" w:hAnsi="Cambria Math"/>
                      <w:sz w:val="28"/>
                      <w:szCs w:val="28"/>
                    </w:rPr>
                    <m:t>N</m:t>
                  </w:ins>
                </m:r>
              </m:sup>
              <m:e>
                <m:sSup>
                  <m:sSupPr>
                    <m:ctrlPr>
                      <w:rPr>
                        <w:rFonts w:ascii="Cambria Math" w:eastAsia="KaiTi" w:hAnsi="Cambria Math"/>
                        <w:i/>
                        <w:sz w:val="28"/>
                        <w:szCs w:val="28"/>
                      </w:rPr>
                    </m:ctrlPr>
                  </m:sSupPr>
                  <m:e>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d>
                      <m:dPr>
                        <m:begChr m:val="["/>
                        <m:endChr m:val="]"/>
                        <m:ctrlPr>
                          <w:rPr>
                            <w:rFonts w:ascii="Cambria Math" w:eastAsia="KaiTi" w:hAnsi="Cambria Math"/>
                            <w:i/>
                            <w:sz w:val="28"/>
                            <w:szCs w:val="28"/>
                          </w:rPr>
                        </m:ctrlPr>
                      </m:dPr>
                      <m:e>
                        <m:r>
                          <w:rPr>
                            <w:rFonts w:ascii="Cambria Math" w:eastAsia="KaiTi" w:hAnsi="Cambria Math"/>
                            <w:sz w:val="28"/>
                            <w:szCs w:val="28"/>
                          </w:rPr>
                          <m:t>i</m:t>
                        </m:r>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r>
                      <w:rPr>
                        <w:rFonts w:ascii="Cambria Math" w:eastAsia="KaiTi" w:hAnsi="Cambria Math"/>
                        <w:sz w:val="28"/>
                        <w:szCs w:val="28"/>
                      </w:rPr>
                      <m:t>[i])</m:t>
                    </m:r>
                  </m:e>
                  <m:sup>
                    <m:r>
                      <w:rPr>
                        <w:rFonts w:ascii="Cambria Math" w:eastAsia="KaiTi" w:hAnsi="Cambria Math"/>
                        <w:sz w:val="28"/>
                        <w:szCs w:val="28"/>
                      </w:rPr>
                      <m:t>2</m:t>
                    </m:r>
                  </m:sup>
                </m:sSup>
              </m:e>
            </m:nary>
          </m:e>
        </m:rad>
      </m:oMath>
      <w:r w:rsidRPr="00703ED4">
        <w:rPr>
          <w:rFonts w:ascii="KaiTi" w:eastAsia="KaiTi" w:hAnsi="KaiTi" w:hint="eastAsia"/>
          <w:sz w:val="28"/>
          <w:szCs w:val="28"/>
        </w:rPr>
        <w:t>；</w:t>
      </w:r>
    </w:p>
    <w:p w14:paraId="623E295D" w14:textId="061D6CE0" w:rsidR="00DD056A" w:rsidRPr="00703ED4" w:rsidRDefault="00DD056A" w:rsidP="00DD056A">
      <w:pPr>
        <w:spacing w:line="360" w:lineRule="auto"/>
        <w:ind w:firstLineChars="200" w:firstLine="560"/>
        <w:rPr>
          <w:rFonts w:ascii="KaiTi" w:eastAsia="KaiTi" w:hAnsi="KaiTi"/>
          <w:sz w:val="28"/>
          <w:szCs w:val="28"/>
        </w:rPr>
      </w:pPr>
      <w:r w:rsidRPr="00703ED4">
        <w:rPr>
          <w:rFonts w:ascii="KaiTi" w:eastAsia="KaiTi" w:hAnsi="KaiTi" w:hint="eastAsia"/>
          <w:sz w:val="28"/>
          <w:szCs w:val="28"/>
        </w:rPr>
        <w:t>S34、</w:t>
      </w:r>
      <w:del w:id="138" w:author="YU, QI (SI EP CEA R&amp;D DD)" w:date="2026-07-14T17:13:00Z">
        <w:r w:rsidRPr="00703ED4" w:rsidDel="007A1C05">
          <w:rPr>
            <w:rFonts w:ascii="KaiTi" w:eastAsia="KaiTi" w:hAnsi="KaiTi"/>
            <w:sz w:val="28"/>
            <w:szCs w:val="28"/>
          </w:rPr>
          <w:delText>个性化阈值</w:delText>
        </w:r>
      </w:del>
      <w:ins w:id="139" w:author="YU, QI (SI EP CEA R&amp;D DD)" w:date="2026-07-14T17:13:00Z">
        <w:r w:rsidR="007A1C05">
          <w:rPr>
            <w:rFonts w:ascii="KaiTi" w:eastAsia="KaiTi" w:hAnsi="KaiTi"/>
            <w:sz w:val="28"/>
            <w:szCs w:val="28"/>
          </w:rPr>
          <w:t>自适应阈值</w:t>
        </w:r>
      </w:ins>
      <w:r w:rsidRPr="00703ED4">
        <w:rPr>
          <w:rFonts w:ascii="KaiTi" w:eastAsia="KaiTi" w:hAnsi="KaiTi"/>
          <w:sz w:val="28"/>
          <w:szCs w:val="28"/>
        </w:rPr>
        <w:t>查表：</w:t>
      </w:r>
      <w:r w:rsidRPr="00703ED4">
        <w:rPr>
          <w:rFonts w:ascii="Calibri" w:eastAsia="KaiTi" w:hAnsi="Calibri" w:cs="Calibri"/>
          <w:sz w:val="28"/>
          <w:szCs w:val="28"/>
        </w:rPr>
        <w:t> </w:t>
      </w:r>
      <w:r w:rsidRPr="00703ED4">
        <w:rPr>
          <w:rFonts w:ascii="KaiTi" w:eastAsia="KaiTi" w:hAnsi="KaiTi"/>
          <w:sz w:val="28"/>
          <w:szCs w:val="28"/>
        </w:rPr>
        <w:t>以当前实际状态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为</w:t>
      </w:r>
      <w:r w:rsidRPr="00703ED4">
        <w:rPr>
          <w:rFonts w:ascii="KaiTi" w:eastAsia="KaiTi" w:hAnsi="KaiTi"/>
          <w:sz w:val="28"/>
          <w:szCs w:val="28"/>
        </w:rPr>
        <w:t>键查询阈值映射表，</w:t>
      </w:r>
      <w:r w:rsidR="000B1E2F" w:rsidRPr="00703ED4">
        <w:rPr>
          <w:rFonts w:ascii="KaiTi" w:eastAsia="KaiTi" w:hAnsi="KaiTi"/>
          <w:sz w:val="28"/>
          <w:szCs w:val="28"/>
        </w:rPr>
        <w:t>获取对应的</w:t>
      </w:r>
      <w:del w:id="140" w:author="YU, QI (SI EP CEA R&amp;D DD)" w:date="2026-07-14T17:13:00Z">
        <w:r w:rsidR="000B1E2F" w:rsidRPr="00703ED4" w:rsidDel="007A1C05">
          <w:rPr>
            <w:rFonts w:ascii="KaiTi" w:eastAsia="KaiTi" w:hAnsi="KaiTi" w:hint="eastAsia"/>
            <w:sz w:val="28"/>
            <w:szCs w:val="28"/>
          </w:rPr>
          <w:delText>个性化</w:delText>
        </w:r>
        <w:r w:rsidRPr="00703ED4" w:rsidDel="007A1C05">
          <w:rPr>
            <w:rFonts w:ascii="KaiTi" w:eastAsia="KaiTi" w:hAnsi="KaiTi"/>
            <w:sz w:val="28"/>
            <w:szCs w:val="28"/>
          </w:rPr>
          <w:delText>阈值</w:delText>
        </w:r>
      </w:del>
      <w:ins w:id="141" w:author="YU, QI (SI EP CEA R&amp;D DD)" w:date="2026-07-14T17:13:00Z">
        <w:r w:rsidR="007A1C05">
          <w:rPr>
            <w:rFonts w:ascii="KaiTi" w:eastAsia="KaiTi" w:hAnsi="KaiTi" w:hint="eastAsia"/>
            <w:sz w:val="28"/>
            <w:szCs w:val="28"/>
          </w:rPr>
          <w:t>自适应阈值</w:t>
        </w:r>
      </w:ins>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r>
          <w:rPr>
            <w:rFonts w:ascii="Cambria Math" w:eastAsia="KaiTi" w:hAnsi="Cambria Math"/>
            <w:sz w:val="28"/>
            <w:szCs w:val="28"/>
          </w:rPr>
          <m:t>=ThresholdMap[</m:t>
        </m:r>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r>
          <w:rPr>
            <w:rFonts w:ascii="Cambria Math" w:eastAsia="KaiTi" w:hAnsi="Cambria Math"/>
            <w:sz w:val="28"/>
            <w:szCs w:val="28"/>
          </w:rPr>
          <m:t>]</m:t>
        </m:r>
      </m:oMath>
      <w:r w:rsidRPr="00703ED4">
        <w:rPr>
          <w:rFonts w:ascii="KaiTi" w:eastAsia="KaiTi" w:hAnsi="KaiTi" w:hint="eastAsia"/>
          <w:sz w:val="28"/>
          <w:szCs w:val="28"/>
        </w:rPr>
        <w:t>;</w:t>
      </w:r>
    </w:p>
    <w:p w14:paraId="05C5B7B2" w14:textId="31E68F03" w:rsidR="00DD056A" w:rsidRPr="00703ED4" w:rsidRDefault="00DD056A" w:rsidP="00DD056A">
      <w:pPr>
        <w:spacing w:line="360" w:lineRule="auto"/>
        <w:ind w:firstLineChars="200" w:firstLine="560"/>
        <w:rPr>
          <w:rFonts w:ascii="KaiTi" w:eastAsia="KaiTi" w:hAnsi="KaiTi"/>
          <w:sz w:val="28"/>
          <w:szCs w:val="28"/>
        </w:rPr>
      </w:pPr>
      <w:r w:rsidRPr="00703ED4">
        <w:rPr>
          <w:rFonts w:ascii="KaiTi" w:eastAsia="KaiTi" w:hAnsi="KaiTi" w:hint="eastAsia"/>
          <w:sz w:val="28"/>
          <w:szCs w:val="28"/>
        </w:rPr>
        <w:t>S35、</w:t>
      </w:r>
      <w:r w:rsidRPr="00703ED4">
        <w:rPr>
          <w:rFonts w:ascii="KaiTi" w:eastAsia="KaiTi" w:hAnsi="KaiTi"/>
          <w:sz w:val="28"/>
          <w:szCs w:val="28"/>
        </w:rPr>
        <w:t>异常判定：</w:t>
      </w:r>
      <w:r w:rsidRPr="00703ED4">
        <w:rPr>
          <w:rFonts w:ascii="Calibri" w:eastAsia="KaiTi" w:hAnsi="Calibri" w:cs="Calibri"/>
          <w:sz w:val="28"/>
          <w:szCs w:val="28"/>
        </w:rPr>
        <w:t> </w:t>
      </w:r>
      <w:r w:rsidRPr="00703ED4">
        <w:rPr>
          <w:rFonts w:ascii="KaiTi" w:eastAsia="KaiTi" w:hAnsi="KaiTi"/>
          <w:sz w:val="28"/>
          <w:szCs w:val="28"/>
        </w:rPr>
        <w:t>将</w:t>
      </w:r>
      <w:r w:rsidR="000B1E2F" w:rsidRPr="00703ED4">
        <w:rPr>
          <w:rFonts w:ascii="KaiTi" w:eastAsia="KaiTi" w:hAnsi="KaiTi" w:hint="eastAsia"/>
          <w:sz w:val="28"/>
          <w:szCs w:val="28"/>
        </w:rPr>
        <w:t>步骤S33计算</w:t>
      </w:r>
      <w:r w:rsidR="000B1E2F" w:rsidRPr="00703ED4">
        <w:rPr>
          <w:rFonts w:ascii="KaiTi" w:eastAsia="KaiTi" w:hAnsi="KaiTi"/>
          <w:sz w:val="28"/>
          <w:szCs w:val="28"/>
        </w:rPr>
        <w:t>获得的</w:t>
      </w:r>
      <w:r w:rsidRPr="00703ED4">
        <w:rPr>
          <w:rFonts w:ascii="KaiTi" w:eastAsia="KaiTi" w:hAnsi="KaiTi"/>
          <w:sz w:val="28"/>
          <w:szCs w:val="28"/>
        </w:rPr>
        <w:t>偏差值</w:t>
      </w:r>
      <m:oMath>
        <m:r>
          <w:rPr>
            <w:rFonts w:ascii="Cambria Math" w:eastAsia="KaiTi" w:hAnsi="Cambria Math" w:hint="eastAsia"/>
            <w:sz w:val="28"/>
            <w:szCs w:val="28"/>
          </w:rPr>
          <m:t>d</m:t>
        </m:r>
      </m:oMath>
      <w:r w:rsidRPr="00703ED4">
        <w:rPr>
          <w:rFonts w:ascii="KaiTi" w:eastAsia="KaiTi" w:hAnsi="KaiTi" w:hint="eastAsia"/>
          <w:sz w:val="28"/>
          <w:szCs w:val="28"/>
        </w:rPr>
        <w:t>与</w:t>
      </w:r>
      <w:r w:rsidR="000B1E2F" w:rsidRPr="00703ED4">
        <w:rPr>
          <w:rFonts w:ascii="KaiTi" w:eastAsia="KaiTi" w:hAnsi="KaiTi" w:hint="eastAsia"/>
          <w:sz w:val="28"/>
          <w:szCs w:val="28"/>
        </w:rPr>
        <w:t>步骤S34查到的</w:t>
      </w:r>
      <w:del w:id="142" w:author="YU, QI (SI EP CEA R&amp;D DD)" w:date="2026-07-14T17:13:00Z">
        <w:r w:rsidR="000B1E2F" w:rsidRPr="00703ED4" w:rsidDel="007A1C05">
          <w:rPr>
            <w:rFonts w:ascii="KaiTi" w:eastAsia="KaiTi" w:hAnsi="KaiTi"/>
            <w:sz w:val="28"/>
            <w:szCs w:val="28"/>
          </w:rPr>
          <w:delText>个性化</w:delText>
        </w:r>
        <w:r w:rsidRPr="00703ED4" w:rsidDel="007A1C05">
          <w:rPr>
            <w:rFonts w:ascii="KaiTi" w:eastAsia="KaiTi" w:hAnsi="KaiTi"/>
            <w:sz w:val="28"/>
            <w:szCs w:val="28"/>
          </w:rPr>
          <w:delText>阈值</w:delText>
        </w:r>
      </w:del>
      <w:ins w:id="143" w:author="YU, QI (SI EP CEA R&amp;D DD)" w:date="2026-07-14T17:13:00Z">
        <w:r w:rsidR="007A1C05">
          <w:rPr>
            <w:rFonts w:ascii="KaiTi" w:eastAsia="KaiTi" w:hAnsi="KaiTi"/>
            <w:sz w:val="28"/>
            <w:szCs w:val="28"/>
          </w:rPr>
          <w:t>自适应阈值</w:t>
        </w:r>
      </w:ins>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hint="eastAsia"/>
          <w:sz w:val="28"/>
          <w:szCs w:val="28"/>
        </w:rPr>
        <w:t>进行比对：若</w:t>
      </w:r>
      <m:oMath>
        <m:r>
          <w:rPr>
            <w:rFonts w:ascii="Cambria Math" w:eastAsia="KaiTi" w:hAnsi="Cambria Math" w:hint="eastAsia"/>
            <w:sz w:val="28"/>
            <w:szCs w:val="28"/>
          </w:rPr>
          <m:t>d</m:t>
        </m:r>
        <m:r>
          <w:rPr>
            <w:rFonts w:ascii="Cambria Math" w:eastAsia="KaiTi" w:hAnsi="Cambria Math"/>
            <w:sz w:val="28"/>
            <w:szCs w:val="28"/>
          </w:rPr>
          <m:t>&lt;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hint="eastAsia"/>
          <w:sz w:val="28"/>
          <w:szCs w:val="28"/>
        </w:rPr>
        <w:t>则</w:t>
      </w:r>
      <w:r w:rsidRPr="00703ED4">
        <w:rPr>
          <w:rFonts w:ascii="KaiTi" w:eastAsia="KaiTi" w:hAnsi="KaiTi"/>
          <w:sz w:val="28"/>
          <w:szCs w:val="28"/>
        </w:rPr>
        <w:t>判定为正常，状态转移符合预期；若</w:t>
      </w:r>
      <m:oMath>
        <m:r>
          <w:rPr>
            <w:rFonts w:ascii="Cambria Math" w:eastAsia="KaiTi" w:hAnsi="Cambria Math" w:hint="eastAsia"/>
            <w:sz w:val="28"/>
            <w:szCs w:val="28"/>
          </w:rPr>
          <m:t>d</m:t>
        </m:r>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hint="eastAsia"/>
          <w:sz w:val="28"/>
          <w:szCs w:val="28"/>
        </w:rPr>
        <w:t>则</w:t>
      </w:r>
      <w:r w:rsidRPr="00703ED4">
        <w:rPr>
          <w:rFonts w:ascii="KaiTi" w:eastAsia="KaiTi" w:hAnsi="KaiTi"/>
          <w:sz w:val="28"/>
          <w:szCs w:val="28"/>
        </w:rPr>
        <w:t>判定为存在数据注入攻击，触发异常告警，记录包含智能体标号、时间戳、实际状态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sz w:val="28"/>
          <w:szCs w:val="28"/>
        </w:rPr>
        <w:t>、预测分布</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oMath>
      <w:r w:rsidRPr="00703ED4">
        <w:rPr>
          <w:rFonts w:ascii="KaiTi" w:eastAsia="KaiTi" w:hAnsi="KaiTi"/>
          <w:sz w:val="28"/>
          <w:szCs w:val="28"/>
        </w:rPr>
        <w:t>、偏差值</w:t>
      </w:r>
      <m:oMath>
        <m:r>
          <w:rPr>
            <w:rFonts w:ascii="Cambria Math" w:eastAsia="KaiTi" w:hAnsi="Cambria Math" w:hint="eastAsia"/>
            <w:sz w:val="28"/>
            <w:szCs w:val="28"/>
          </w:rPr>
          <m:t>d</m:t>
        </m:r>
      </m:oMath>
      <w:r w:rsidRPr="00703ED4">
        <w:rPr>
          <w:rFonts w:ascii="KaiTi" w:eastAsia="KaiTi" w:hAnsi="KaiTi"/>
          <w:sz w:val="28"/>
          <w:szCs w:val="28"/>
        </w:rPr>
        <w:t>及阈值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sz w:val="28"/>
          <w:szCs w:val="28"/>
        </w:rPr>
        <w:t>的异常事件日志</w:t>
      </w:r>
      <w:r w:rsidRPr="00703ED4">
        <w:rPr>
          <w:rFonts w:ascii="KaiTi" w:eastAsia="KaiTi" w:hAnsi="KaiTi" w:hint="eastAsia"/>
          <w:sz w:val="28"/>
          <w:szCs w:val="28"/>
        </w:rPr>
        <w:t>。</w:t>
      </w:r>
    </w:p>
    <w:p w14:paraId="0D24D227" w14:textId="79C547CC" w:rsidR="00DD056A" w:rsidRPr="00703ED4" w:rsidRDefault="00DD056A" w:rsidP="00DD056A">
      <w:pPr>
        <w:spacing w:line="360" w:lineRule="auto"/>
        <w:ind w:firstLineChars="200" w:firstLine="560"/>
        <w:rPr>
          <w:rFonts w:ascii="KaiTi" w:eastAsia="KaiTi" w:hAnsi="KaiTi"/>
          <w:sz w:val="28"/>
          <w:szCs w:val="28"/>
        </w:rPr>
      </w:pPr>
      <w:r w:rsidRPr="00703ED4">
        <w:rPr>
          <w:rFonts w:ascii="KaiTi" w:eastAsia="KaiTi" w:hAnsi="KaiTi" w:hint="eastAsia"/>
          <w:sz w:val="28"/>
          <w:szCs w:val="28"/>
        </w:rPr>
        <w:t>S36</w:t>
      </w:r>
      <w:r w:rsidR="000B1E2F" w:rsidRPr="00703ED4">
        <w:rPr>
          <w:rFonts w:ascii="KaiTi" w:eastAsia="KaiTi" w:hAnsi="KaiTi" w:hint="eastAsia"/>
          <w:sz w:val="28"/>
          <w:szCs w:val="28"/>
        </w:rPr>
        <w:t>、</w:t>
      </w:r>
      <w:r w:rsidRPr="00703ED4">
        <w:rPr>
          <w:rFonts w:ascii="KaiTi" w:eastAsia="KaiTi" w:hAnsi="KaiTi"/>
          <w:sz w:val="28"/>
          <w:szCs w:val="28"/>
        </w:rPr>
        <w:t>状态分布实时更新：</w:t>
      </w:r>
      <w:r w:rsidRPr="00703ED4">
        <w:rPr>
          <w:rFonts w:ascii="Calibri" w:eastAsia="KaiTi" w:hAnsi="Calibri" w:cs="Calibri"/>
          <w:sz w:val="28"/>
          <w:szCs w:val="28"/>
        </w:rPr>
        <w:t> </w:t>
      </w:r>
      <w:r w:rsidRPr="00703ED4">
        <w:rPr>
          <w:rFonts w:ascii="KaiTi" w:eastAsia="KaiTi" w:hAnsi="KaiTi"/>
          <w:sz w:val="28"/>
          <w:szCs w:val="28"/>
        </w:rPr>
        <w:t>将当前实际观测状态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编码为</w:t>
      </w:r>
      <w:r w:rsidRPr="00703ED4">
        <w:rPr>
          <w:rFonts w:ascii="KaiTi" w:eastAsia="KaiTi" w:hAnsi="KaiTi"/>
          <w:sz w:val="28"/>
          <w:szCs w:val="28"/>
        </w:rPr>
        <w:t>One-Hot向量</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w:t>
      </w:r>
      <w:r w:rsidRPr="00703ED4">
        <w:rPr>
          <w:rFonts w:ascii="KaiTi" w:eastAsia="KaiTi" w:hAnsi="KaiTi"/>
          <w:sz w:val="28"/>
          <w:szCs w:val="28"/>
        </w:rPr>
        <w:t>并将其直接赋值为下一时刻的状态概率分布向量：</w:t>
      </w:r>
      <m:oMath>
        <m:sSub>
          <m:sSubPr>
            <m:ctrlPr>
              <w:rPr>
                <w:rFonts w:ascii="Cambria Math" w:eastAsia="KaiTi" w:hAnsi="Cambria Math"/>
                <w:i/>
                <w:sz w:val="28"/>
                <w:szCs w:val="28"/>
              </w:rPr>
            </m:ctrlPr>
          </m:sSubPr>
          <m:e>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t+1</m:t>
                </m:r>
              </m:sub>
            </m:sSub>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；以</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t+1</m:t>
            </m:r>
          </m:sub>
        </m:sSub>
      </m:oMath>
      <w:r w:rsidRPr="00703ED4">
        <w:rPr>
          <w:rFonts w:ascii="KaiTi" w:eastAsia="KaiTi" w:hAnsi="KaiTi" w:hint="eastAsia"/>
          <w:sz w:val="28"/>
          <w:szCs w:val="28"/>
        </w:rPr>
        <w:t>作为</w:t>
      </w:r>
      <w:r w:rsidRPr="00703ED4">
        <w:rPr>
          <w:rFonts w:ascii="KaiTi" w:eastAsia="KaiTi" w:hAnsi="KaiTi"/>
          <w:sz w:val="28"/>
          <w:szCs w:val="28"/>
        </w:rPr>
        <w:t>下一时刻马尔可夫预测运算的输入；</w:t>
      </w:r>
    </w:p>
    <w:p w14:paraId="4AE06784" w14:textId="672887B8" w:rsidR="0086476F" w:rsidRPr="00703ED4" w:rsidRDefault="00DD056A" w:rsidP="000B1E2F">
      <w:pPr>
        <w:spacing w:line="360" w:lineRule="auto"/>
        <w:ind w:firstLineChars="200" w:firstLine="560"/>
        <w:rPr>
          <w:rFonts w:ascii="KaiTi" w:eastAsia="KaiTi" w:hAnsi="KaiTi"/>
          <w:spacing w:val="15"/>
          <w:sz w:val="28"/>
          <w:szCs w:val="28"/>
        </w:rPr>
      </w:pPr>
      <w:r w:rsidRPr="00703ED4">
        <w:rPr>
          <w:rFonts w:ascii="KaiTi" w:eastAsia="KaiTi" w:hAnsi="KaiTi" w:hint="eastAsia"/>
          <w:sz w:val="28"/>
          <w:szCs w:val="28"/>
        </w:rPr>
        <w:t>S37</w:t>
      </w:r>
      <w:r w:rsidR="000B1E2F" w:rsidRPr="00703ED4">
        <w:rPr>
          <w:rFonts w:ascii="KaiTi" w:eastAsia="KaiTi" w:hAnsi="KaiTi" w:hint="eastAsia"/>
          <w:sz w:val="28"/>
          <w:szCs w:val="28"/>
        </w:rPr>
        <w:t>、</w:t>
      </w:r>
      <w:r w:rsidRPr="00703ED4">
        <w:rPr>
          <w:rFonts w:ascii="KaiTi" w:eastAsia="KaiTi" w:hAnsi="KaiTi"/>
          <w:sz w:val="28"/>
          <w:szCs w:val="28"/>
        </w:rPr>
        <w:t>转移矩阵在线更新：</w:t>
      </w:r>
      <w:r w:rsidRPr="00703ED4">
        <w:rPr>
          <w:rFonts w:ascii="Calibri" w:eastAsia="KaiTi" w:hAnsi="Calibri" w:cs="Calibri"/>
          <w:sz w:val="28"/>
          <w:szCs w:val="28"/>
        </w:rPr>
        <w:t> </w:t>
      </w:r>
      <w:r w:rsidRPr="00703ED4">
        <w:rPr>
          <w:rFonts w:ascii="KaiTi" w:eastAsia="KaiTi" w:hAnsi="KaiTi"/>
          <w:sz w:val="28"/>
          <w:szCs w:val="28"/>
        </w:rPr>
        <w:t>将当前实时状态调整信息写入实时调整记录RealTimeAdjustments，并按加权移动平均公式对状态转移概率矩阵进行在线更新：</w:t>
      </w:r>
      <m:oMath>
        <m:sSup>
          <m:sSupPr>
            <m:ctrlPr>
              <w:rPr>
                <w:rFonts w:ascii="Cambria Math" w:eastAsia="KaiTi" w:hAnsi="Cambria Math"/>
                <w:i/>
                <w:sz w:val="28"/>
                <w:szCs w:val="28"/>
              </w:rPr>
            </m:ctrlPr>
          </m:sSupPr>
          <m:e>
            <m:r>
              <w:rPr>
                <w:rFonts w:ascii="Cambria Math" w:eastAsia="KaiTi" w:hAnsi="Cambria Math"/>
                <w:sz w:val="28"/>
                <w:szCs w:val="28"/>
              </w:rPr>
              <m:t>P</m:t>
            </m:r>
          </m:e>
          <m:sup>
            <m:r>
              <w:rPr>
                <w:rFonts w:ascii="Cambria Math" w:eastAsia="KaiTi" w:hAnsi="Cambria Math"/>
                <w:sz w:val="28"/>
                <w:szCs w:val="28"/>
              </w:rPr>
              <m:t>'</m:t>
            </m:r>
          </m:sup>
        </m:sSup>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r>
          <w:rPr>
            <w:rFonts w:ascii="Cambria Math" w:eastAsia="KaiTi" w:hAnsi="Cambria Math"/>
            <w:sz w:val="28"/>
            <w:szCs w:val="28"/>
          </w:rPr>
          <m:t>=α∙P</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r>
          <w:rPr>
            <w:rFonts w:ascii="Cambria Math" w:eastAsia="KaiTi" w:hAnsi="Cambria Math"/>
            <w:sz w:val="28"/>
            <w:szCs w:val="28"/>
          </w:rPr>
          <m:t>+(1-α)∙</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hint="eastAsia"/>
                <w:sz w:val="28"/>
                <w:szCs w:val="28"/>
              </w:rPr>
              <m:t>t+1</m:t>
            </m:r>
          </m:sub>
        </m:sSub>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oMath>
      <w:r w:rsidR="000B1E2F" w:rsidRPr="00703ED4">
        <w:rPr>
          <w:rFonts w:ascii="KaiTi" w:eastAsia="KaiTi" w:hAnsi="KaiTi" w:hint="eastAsia"/>
          <w:sz w:val="28"/>
          <w:szCs w:val="28"/>
        </w:rPr>
        <w:t>；</w:t>
      </w:r>
      <w:r w:rsidRPr="00703ED4">
        <w:rPr>
          <w:rFonts w:ascii="KaiTi" w:eastAsia="KaiTi" w:hAnsi="KaiTi" w:hint="eastAsia"/>
          <w:sz w:val="28"/>
          <w:szCs w:val="28"/>
        </w:rPr>
        <w:t>其中</w:t>
      </w:r>
      <m:oMath>
        <m:r>
          <w:rPr>
            <w:rFonts w:ascii="Cambria Math" w:eastAsia="KaiTi" w:hAnsi="Cambria Math"/>
            <w:sz w:val="28"/>
            <w:szCs w:val="28"/>
          </w:rPr>
          <m:t>α</m:t>
        </m:r>
      </m:oMath>
      <w:r w:rsidRPr="00703ED4">
        <w:rPr>
          <w:rFonts w:ascii="KaiTi" w:eastAsia="KaiTi" w:hAnsi="KaiTi" w:hint="eastAsia"/>
          <w:sz w:val="28"/>
          <w:szCs w:val="28"/>
        </w:rPr>
        <w:t>为平滑系数，</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t+1</m:t>
            </m:r>
          </m:sub>
        </m:sSub>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oMath>
      <w:ins w:id="144" w:author="YU, QI (SI EP CEA R&amp;D DD)" w:date="2026-07-15T11:14:00Z">
        <w:r w:rsidR="00B50B83" w:rsidRPr="00B50B83">
          <w:rPr>
            <w:rFonts w:ascii="KaiTi" w:eastAsia="KaiTi" w:hAnsi="KaiTi"/>
            <w:sz w:val="28"/>
            <w:szCs w:val="28"/>
          </w:rPr>
          <w:t>为在</w:t>
        </w:r>
        <m:oMath>
          <m:r>
            <w:rPr>
              <w:rFonts w:ascii="Cambria Math" w:eastAsia="KaiTi" w:hAnsi="Cambria Math" w:hint="eastAsia"/>
              <w:sz w:val="28"/>
              <w:szCs w:val="28"/>
            </w:rPr>
            <m:t>t+1</m:t>
          </m:r>
        </m:oMath>
        <w:r w:rsidR="00B50B83" w:rsidRPr="00B50B83">
          <w:rPr>
            <w:rFonts w:ascii="KaiTi" w:eastAsia="KaiTi" w:hAnsi="KaiTi"/>
            <w:sz w:val="28"/>
            <w:szCs w:val="28"/>
          </w:rPr>
          <w:t>时刻，依据当前时刻实时观测到的真实状态转移数据重新计算得到的状态转移概率</w:t>
        </w:r>
      </w:ins>
      <w:del w:id="145" w:author="YU, QI (SI EP CEA R&amp;D DD)" w:date="2026-07-15T11:08:00Z">
        <w:r w:rsidRPr="00703ED4" w:rsidDel="00B50B83">
          <w:rPr>
            <w:rFonts w:ascii="KaiTi" w:eastAsia="KaiTi" w:hAnsi="KaiTi" w:hint="eastAsia"/>
            <w:sz w:val="28"/>
            <w:szCs w:val="28"/>
          </w:rPr>
          <w:delText>为</w:delText>
        </w:r>
      </w:del>
      <w:del w:id="146" w:author="YU, QI (SI EP CEA R&amp;D DD)" w:date="2026-07-15T11:14:00Z">
        <w:r w:rsidRPr="00703ED4" w:rsidDel="00B50B83">
          <w:rPr>
            <w:rFonts w:ascii="KaiTi" w:eastAsia="KaiTi" w:hAnsi="KaiTi"/>
            <w:sz w:val="28"/>
            <w:szCs w:val="28"/>
          </w:rPr>
          <w:delText>基于</w:delText>
        </w:r>
        <w:commentRangeStart w:id="147"/>
        <w:commentRangeStart w:id="148"/>
        <w:r w:rsidRPr="00703ED4" w:rsidDel="00B50B83">
          <w:rPr>
            <w:rFonts w:ascii="KaiTi" w:eastAsia="KaiTi" w:hAnsi="KaiTi"/>
            <w:sz w:val="28"/>
            <w:szCs w:val="28"/>
          </w:rPr>
          <w:delText>最新实时状态数据</w:delText>
        </w:r>
        <w:commentRangeEnd w:id="147"/>
        <w:r w:rsidR="000B1E2F" w:rsidRPr="00703ED4" w:rsidDel="00B50B83">
          <w:rPr>
            <w:rStyle w:val="af1"/>
            <w:rFonts w:ascii="KaiTi" w:eastAsia="KaiTi" w:hAnsi="KaiTi"/>
            <w:sz w:val="28"/>
            <w:szCs w:val="28"/>
          </w:rPr>
          <w:commentReference w:id="147"/>
        </w:r>
        <w:commentRangeEnd w:id="148"/>
        <w:r w:rsidR="007A1C05" w:rsidRPr="00703ED4" w:rsidDel="00B50B83">
          <w:rPr>
            <w:rStyle w:val="af1"/>
            <w:rFonts w:ascii="KaiTi" w:eastAsia="KaiTi" w:hAnsi="KaiTi"/>
            <w:sz w:val="28"/>
            <w:szCs w:val="28"/>
          </w:rPr>
          <w:commentReference w:id="148"/>
        </w:r>
        <w:r w:rsidRPr="00703ED4" w:rsidDel="00B50B83">
          <w:rPr>
            <w:rFonts w:ascii="KaiTi" w:eastAsia="KaiTi" w:hAnsi="KaiTi"/>
            <w:sz w:val="28"/>
            <w:szCs w:val="28"/>
          </w:rPr>
          <w:delText>计算的新转移概率</w:delText>
        </w:r>
      </w:del>
      <w:r w:rsidR="00841E2C" w:rsidRPr="00703ED4">
        <w:rPr>
          <w:rFonts w:ascii="KaiTi" w:eastAsia="KaiTi" w:hAnsi="KaiTi" w:hint="eastAsia"/>
          <w:spacing w:val="15"/>
          <w:sz w:val="28"/>
          <w:szCs w:val="28"/>
        </w:rPr>
        <w:t>。</w:t>
      </w:r>
    </w:p>
    <w:p w14:paraId="3A1D4F79" w14:textId="4F01F3C3" w:rsidR="0086476F" w:rsidRPr="00703ED4" w:rsidRDefault="00841E2C" w:rsidP="00A538CF">
      <w:pPr>
        <w:adjustRightInd w:val="0"/>
        <w:snapToGrid w:val="0"/>
        <w:spacing w:line="360" w:lineRule="auto"/>
        <w:rPr>
          <w:rFonts w:ascii="KaiTi" w:eastAsia="KaiTi" w:hAnsi="KaiTi"/>
          <w:bCs/>
          <w:sz w:val="28"/>
          <w:szCs w:val="28"/>
        </w:rPr>
      </w:pPr>
      <w:r w:rsidRPr="00703ED4">
        <w:rPr>
          <w:rFonts w:ascii="KaiTi" w:eastAsia="KaiTi" w:hAnsi="KaiTi" w:hint="eastAsia"/>
          <w:sz w:val="28"/>
          <w:szCs w:val="28"/>
        </w:rPr>
        <w:t>9、</w:t>
      </w:r>
      <w:r w:rsidR="00450CF4" w:rsidRPr="00703ED4">
        <w:rPr>
          <w:rFonts w:ascii="KaiTi" w:eastAsia="KaiTi" w:hAnsi="KaiTi" w:hint="eastAsia"/>
          <w:bCs/>
          <w:sz w:val="28"/>
          <w:szCs w:val="28"/>
          <w:highlight w:val="yellow"/>
        </w:rPr>
        <w:t>基于状态预测与自适应阈值的工业系统数据注入攻击检测</w:t>
      </w:r>
      <w:r w:rsidR="00450CF4" w:rsidRPr="00703ED4">
        <w:rPr>
          <w:rFonts w:ascii="KaiTi" w:eastAsia="KaiTi" w:hAnsi="KaiTi" w:hint="eastAsia"/>
          <w:sz w:val="28"/>
          <w:szCs w:val="28"/>
          <w:highlight w:val="yellow"/>
        </w:rPr>
        <w:t>系统</w:t>
      </w:r>
      <w:r w:rsidRPr="00703ED4">
        <w:rPr>
          <w:rFonts w:ascii="KaiTi" w:eastAsia="KaiTi" w:hAnsi="KaiTi"/>
          <w:sz w:val="28"/>
          <w:szCs w:val="28"/>
        </w:rPr>
        <w:t>，</w:t>
      </w:r>
      <w:r w:rsidRPr="00703ED4">
        <w:rPr>
          <w:rFonts w:ascii="KaiTi" w:eastAsia="KaiTi" w:hAnsi="KaiTi" w:hint="eastAsia"/>
          <w:sz w:val="28"/>
          <w:szCs w:val="28"/>
        </w:rPr>
        <w:t>包括计算机程序，其特征在于：所述计算机程序被处理器执行时</w:t>
      </w:r>
      <w:r w:rsidRPr="00703ED4">
        <w:rPr>
          <w:rFonts w:ascii="KaiTi" w:eastAsia="KaiTi" w:hAnsi="KaiTi"/>
          <w:sz w:val="28"/>
          <w:szCs w:val="28"/>
        </w:rPr>
        <w:t>实现</w:t>
      </w:r>
      <w:r w:rsidRPr="00703ED4">
        <w:rPr>
          <w:rFonts w:ascii="KaiTi" w:eastAsia="KaiTi" w:hAnsi="KaiTi"/>
          <w:sz w:val="28"/>
          <w:szCs w:val="28"/>
          <w:lang w:val="zh-CN"/>
        </w:rPr>
        <w:t>如</w:t>
      </w:r>
      <w:r w:rsidRPr="00703ED4">
        <w:rPr>
          <w:rFonts w:ascii="KaiTi" w:eastAsia="KaiTi" w:hAnsi="KaiTi" w:hint="eastAsia"/>
          <w:sz w:val="28"/>
          <w:szCs w:val="28"/>
          <w:lang w:val="zh-CN"/>
        </w:rPr>
        <w:t>上述</w:t>
      </w:r>
      <w:r w:rsidR="00824E0F" w:rsidRPr="00703ED4">
        <w:rPr>
          <w:rFonts w:ascii="KaiTi" w:eastAsia="KaiTi" w:hAnsi="KaiTi" w:hint="eastAsia"/>
          <w:sz w:val="28"/>
          <w:szCs w:val="28"/>
          <w:lang w:val="zh-CN"/>
        </w:rPr>
        <w:t>权利要求1</w:t>
      </w:r>
      <w:r w:rsidR="00824E0F" w:rsidRPr="00703ED4">
        <w:rPr>
          <w:rFonts w:ascii="KaiTi" w:eastAsia="KaiTi" w:hAnsi="KaiTi"/>
          <w:sz w:val="28"/>
          <w:szCs w:val="28"/>
          <w:lang w:val="zh-CN"/>
        </w:rPr>
        <w:t>-8</w:t>
      </w:r>
      <w:r w:rsidR="00824E0F" w:rsidRPr="00703ED4">
        <w:rPr>
          <w:rFonts w:ascii="KaiTi" w:eastAsia="KaiTi" w:hAnsi="KaiTi" w:hint="eastAsia"/>
          <w:sz w:val="28"/>
          <w:szCs w:val="28"/>
          <w:lang w:val="zh-CN"/>
        </w:rPr>
        <w:t>中</w:t>
      </w:r>
      <w:r w:rsidRPr="00703ED4">
        <w:rPr>
          <w:rFonts w:ascii="KaiTi" w:eastAsia="KaiTi" w:hAnsi="KaiTi" w:hint="eastAsia"/>
          <w:sz w:val="28"/>
          <w:szCs w:val="28"/>
          <w:lang w:val="zh-CN"/>
        </w:rPr>
        <w:lastRenderedPageBreak/>
        <w:t>任一种</w:t>
      </w:r>
      <w:r w:rsidRPr="00703ED4">
        <w:rPr>
          <w:rFonts w:ascii="KaiTi" w:eastAsia="KaiTi" w:hAnsi="KaiTi"/>
          <w:sz w:val="28"/>
          <w:szCs w:val="28"/>
        </w:rPr>
        <w:t>所述</w:t>
      </w:r>
      <w:r w:rsidRPr="00703ED4">
        <w:rPr>
          <w:rFonts w:ascii="KaiTi" w:eastAsia="KaiTi" w:hAnsi="KaiTi" w:hint="eastAsia"/>
          <w:sz w:val="28"/>
          <w:szCs w:val="28"/>
          <w:lang w:val="zh-CN"/>
        </w:rPr>
        <w:t>方法</w:t>
      </w:r>
      <w:r w:rsidRPr="00703ED4">
        <w:rPr>
          <w:rFonts w:ascii="KaiTi" w:eastAsia="KaiTi" w:hAnsi="KaiTi"/>
          <w:sz w:val="28"/>
          <w:szCs w:val="28"/>
        </w:rPr>
        <w:t>的步骤</w:t>
      </w:r>
      <w:r w:rsidRPr="00703ED4">
        <w:rPr>
          <w:rFonts w:ascii="KaiTi" w:eastAsia="KaiTi" w:hAnsi="KaiTi" w:cs="宋体" w:hint="eastAsia"/>
          <w:color w:val="000000"/>
          <w:kern w:val="0"/>
          <w:sz w:val="28"/>
          <w:szCs w:val="28"/>
        </w:rPr>
        <w:t>。</w:t>
      </w:r>
    </w:p>
    <w:p w14:paraId="117EADC0" w14:textId="77777777" w:rsidR="0086476F" w:rsidRPr="00703ED4" w:rsidRDefault="0086476F" w:rsidP="00A538CF">
      <w:pPr>
        <w:adjustRightInd w:val="0"/>
        <w:snapToGrid w:val="0"/>
        <w:spacing w:line="360" w:lineRule="auto"/>
        <w:rPr>
          <w:rFonts w:ascii="KaiTi" w:eastAsia="KaiTi" w:hAnsi="KaiTi"/>
          <w:color w:val="000000"/>
          <w:kern w:val="0"/>
          <w:sz w:val="28"/>
          <w:szCs w:val="28"/>
        </w:rPr>
        <w:sectPr w:rsidR="0086476F" w:rsidRPr="00703ED4">
          <w:headerReference w:type="default" r:id="rId18"/>
          <w:pgSz w:w="11906" w:h="16838"/>
          <w:pgMar w:top="1418" w:right="851" w:bottom="851" w:left="1418" w:header="851" w:footer="567" w:gutter="0"/>
          <w:pgNumType w:start="5"/>
          <w:cols w:space="425"/>
          <w:docGrid w:type="lines" w:linePitch="312"/>
        </w:sectPr>
      </w:pPr>
    </w:p>
    <w:p w14:paraId="43DC5B98" w14:textId="116F1B2C" w:rsidR="0086476F" w:rsidRPr="00703ED4" w:rsidRDefault="00841E2C" w:rsidP="00A538CF">
      <w:pPr>
        <w:spacing w:before="60" w:line="360" w:lineRule="auto"/>
        <w:rPr>
          <w:rFonts w:ascii="KaiTi" w:eastAsia="KaiTi" w:hAnsi="KaiTi"/>
          <w:bCs/>
          <w:sz w:val="28"/>
          <w:szCs w:val="28"/>
        </w:rPr>
      </w:pPr>
      <w:r w:rsidRPr="00703ED4">
        <w:rPr>
          <w:rFonts w:ascii="KaiTi" w:eastAsia="KaiTi" w:hAnsi="KaiTi" w:cs="华文楷体" w:hint="eastAsia"/>
          <w:sz w:val="28"/>
          <w:szCs w:val="28"/>
        </w:rPr>
        <w:lastRenderedPageBreak/>
        <w:t xml:space="preserve">    </w:t>
      </w:r>
      <w:bookmarkStart w:id="149" w:name="OLE_LINK5"/>
      <w:r w:rsidR="009146F6">
        <w:rPr>
          <w:rFonts w:ascii="KaiTi" w:eastAsia="KaiTi" w:hAnsi="KaiTi"/>
          <w:bCs/>
          <w:sz w:val="28"/>
          <w:szCs w:val="28"/>
          <w:highlight w:val="yellow"/>
        </w:rPr>
        <w:t>基于状态预测与自适应阈值的注入攻击检测方法</w:t>
      </w:r>
      <w:r w:rsidRPr="00703ED4">
        <w:rPr>
          <w:rFonts w:ascii="KaiTi" w:eastAsia="KaiTi" w:hAnsi="KaiTi" w:hint="eastAsia"/>
          <w:sz w:val="28"/>
          <w:szCs w:val="28"/>
          <w:highlight w:val="yellow"/>
        </w:rPr>
        <w:t>及系统</w:t>
      </w:r>
      <w:bookmarkEnd w:id="149"/>
    </w:p>
    <w:p w14:paraId="77B29C93" w14:textId="77777777" w:rsidR="0086476F" w:rsidRPr="00703ED4" w:rsidRDefault="00841E2C" w:rsidP="00A538CF">
      <w:pPr>
        <w:spacing w:before="60" w:line="360" w:lineRule="auto"/>
        <w:rPr>
          <w:rFonts w:ascii="KaiTi" w:eastAsia="KaiTi" w:hAnsi="KaiTi"/>
          <w:b/>
          <w:sz w:val="28"/>
          <w:szCs w:val="28"/>
        </w:rPr>
      </w:pPr>
      <w:r w:rsidRPr="00703ED4">
        <w:rPr>
          <w:rFonts w:ascii="KaiTi" w:eastAsia="KaiTi" w:hAnsi="KaiTi"/>
          <w:b/>
          <w:sz w:val="28"/>
          <w:szCs w:val="28"/>
        </w:rPr>
        <w:t>技术领域</w:t>
      </w:r>
    </w:p>
    <w:p w14:paraId="1A2DA2C0" w14:textId="195372AF" w:rsidR="0086476F" w:rsidRPr="00703ED4" w:rsidRDefault="00841E2C" w:rsidP="00A538CF">
      <w:pPr>
        <w:spacing w:before="60" w:line="360" w:lineRule="auto"/>
        <w:ind w:firstLineChars="200" w:firstLine="560"/>
        <w:rPr>
          <w:rFonts w:ascii="KaiTi" w:eastAsia="KaiTi" w:hAnsi="KaiTi"/>
          <w:bCs/>
          <w:smallCaps/>
          <w:spacing w:val="5"/>
          <w:sz w:val="28"/>
          <w:szCs w:val="28"/>
        </w:rPr>
      </w:pPr>
      <w:r w:rsidRPr="00703ED4">
        <w:rPr>
          <w:rFonts w:ascii="KaiTi" w:eastAsia="KaiTi" w:hAnsi="KaiTi"/>
          <w:sz w:val="28"/>
          <w:szCs w:val="28"/>
        </w:rPr>
        <w:t>本发明属</w:t>
      </w:r>
      <w:r w:rsidRPr="00703ED4">
        <w:rPr>
          <w:rFonts w:ascii="KaiTi" w:eastAsia="KaiTi" w:hAnsi="KaiTi" w:hint="eastAsia"/>
          <w:sz w:val="28"/>
          <w:szCs w:val="28"/>
        </w:rPr>
        <w:t>于</w:t>
      </w:r>
      <w:r w:rsidR="00EC2CE8" w:rsidRPr="00703ED4">
        <w:rPr>
          <w:rFonts w:ascii="KaiTi" w:eastAsia="KaiTi" w:hAnsi="KaiTi" w:hint="eastAsia"/>
          <w:sz w:val="28"/>
          <w:szCs w:val="28"/>
        </w:rPr>
        <w:t>工业</w:t>
      </w:r>
      <w:r w:rsidR="00EC2CE8" w:rsidRPr="00703ED4">
        <w:rPr>
          <w:rFonts w:ascii="KaiTi" w:eastAsia="KaiTi" w:hAnsi="KaiTi"/>
          <w:sz w:val="28"/>
          <w:szCs w:val="28"/>
        </w:rPr>
        <w:t>互联网安全与</w:t>
      </w:r>
      <w:r w:rsidR="00E5716C" w:rsidRPr="00703ED4">
        <w:rPr>
          <w:rFonts w:ascii="KaiTi" w:eastAsia="KaiTi" w:hAnsi="KaiTi"/>
          <w:sz w:val="28"/>
          <w:szCs w:val="28"/>
        </w:rPr>
        <w:t>智能制造</w:t>
      </w:r>
      <w:r w:rsidRPr="00703ED4">
        <w:rPr>
          <w:rFonts w:ascii="KaiTi" w:eastAsia="KaiTi" w:hAnsi="KaiTi" w:hint="eastAsia"/>
          <w:bCs/>
          <w:sz w:val="28"/>
          <w:szCs w:val="28"/>
        </w:rPr>
        <w:t>技术</w:t>
      </w:r>
      <w:r w:rsidRPr="00703ED4">
        <w:rPr>
          <w:rFonts w:ascii="KaiTi" w:eastAsia="KaiTi" w:hAnsi="KaiTi"/>
          <w:bCs/>
          <w:sz w:val="28"/>
          <w:szCs w:val="28"/>
        </w:rPr>
        <w:t>领域</w:t>
      </w:r>
      <w:r w:rsidRPr="00703ED4">
        <w:rPr>
          <w:rFonts w:ascii="KaiTi" w:eastAsia="KaiTi" w:hAnsi="KaiTi" w:hint="eastAsia"/>
          <w:bCs/>
          <w:sz w:val="28"/>
          <w:szCs w:val="28"/>
        </w:rPr>
        <w:t>，主要涉及了</w:t>
      </w:r>
      <w:r w:rsidRPr="00703ED4">
        <w:rPr>
          <w:rFonts w:ascii="KaiTi" w:eastAsia="KaiTi" w:hAnsi="KaiTi" w:cs="华文楷体" w:hint="eastAsia"/>
          <w:sz w:val="28"/>
          <w:szCs w:val="28"/>
        </w:rPr>
        <w:t>一种</w:t>
      </w:r>
      <w:r w:rsidR="009146F6">
        <w:rPr>
          <w:rFonts w:ascii="KaiTi" w:eastAsia="KaiTi" w:hAnsi="KaiTi"/>
          <w:bCs/>
          <w:sz w:val="28"/>
          <w:szCs w:val="28"/>
          <w:highlight w:val="yellow"/>
        </w:rPr>
        <w:t>基于状态预测与自适应阈值的注入攻击检测方法</w:t>
      </w:r>
      <w:r w:rsidR="00450CF4" w:rsidRPr="00703ED4">
        <w:rPr>
          <w:rFonts w:ascii="KaiTi" w:eastAsia="KaiTi" w:hAnsi="KaiTi" w:hint="eastAsia"/>
          <w:sz w:val="28"/>
          <w:szCs w:val="28"/>
          <w:highlight w:val="yellow"/>
        </w:rPr>
        <w:t>及系统</w:t>
      </w:r>
      <w:r w:rsidRPr="00703ED4">
        <w:rPr>
          <w:rFonts w:ascii="KaiTi" w:eastAsia="KaiTi" w:hAnsi="KaiTi"/>
          <w:sz w:val="28"/>
          <w:szCs w:val="28"/>
        </w:rPr>
        <w:t>。</w:t>
      </w:r>
    </w:p>
    <w:p w14:paraId="63C9503A" w14:textId="77777777" w:rsidR="0086476F" w:rsidRPr="00703ED4" w:rsidRDefault="0086476F" w:rsidP="00A538CF">
      <w:pPr>
        <w:spacing w:line="360" w:lineRule="auto"/>
        <w:rPr>
          <w:rFonts w:ascii="KaiTi" w:eastAsia="KaiTi" w:hAnsi="KaiTi"/>
          <w:sz w:val="28"/>
          <w:szCs w:val="28"/>
        </w:rPr>
      </w:pPr>
    </w:p>
    <w:p w14:paraId="3D17AEEA" w14:textId="77777777" w:rsidR="0086476F" w:rsidRPr="00703ED4" w:rsidRDefault="00841E2C" w:rsidP="00A538CF">
      <w:pPr>
        <w:spacing w:line="360" w:lineRule="auto"/>
        <w:rPr>
          <w:rFonts w:ascii="KaiTi" w:eastAsia="KaiTi" w:hAnsi="KaiTi"/>
          <w:b/>
          <w:sz w:val="28"/>
          <w:szCs w:val="28"/>
        </w:rPr>
      </w:pPr>
      <w:r w:rsidRPr="00703ED4">
        <w:rPr>
          <w:rFonts w:ascii="KaiTi" w:eastAsia="KaiTi" w:hAnsi="KaiTi"/>
          <w:b/>
          <w:sz w:val="28"/>
          <w:szCs w:val="28"/>
        </w:rPr>
        <w:t>背景技术</w:t>
      </w:r>
    </w:p>
    <w:p w14:paraId="638E90B1" w14:textId="77777777" w:rsidR="00A81960" w:rsidRPr="00703ED4" w:rsidRDefault="00D75EC3" w:rsidP="00A81960">
      <w:pPr>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在智能制造与工业互联网IIoT系统中，自动导引车AGV、机械臂Robot Arm、数控机床、传感器网络等工业设备通过网络互联，实现数据采集、状态上报与协同控制。这类系统高度依赖设备间实时传输的状态数据以维持正常运行，任何对数据篡改或伪造均可能导致控制决策失效，引发设备损毁、生产中断乃至安全事故。其中，包括虚假数据注入攻击FDIA与重放攻击Replay Attack的数据注入攻击是工业控制系统面临的主要网络安全威胁之一，攻击者通过向数据链路中注入经过精心构造的虚假状态数据，使系统误判设备状态，从而绕过正常控制逻辑，实现对工业过程的隐蔽干扰或破坏。</w:t>
      </w:r>
    </w:p>
    <w:p w14:paraId="7E7F54A9" w14:textId="77777777" w:rsidR="00A81960" w:rsidRPr="00703ED4" w:rsidRDefault="00D75EC3" w:rsidP="00A81960">
      <w:pPr>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现有技术中，针对工业系统数据注入攻击检测通常采用以下方法：</w:t>
      </w:r>
    </w:p>
    <w:p w14:paraId="28961637" w14:textId="77777777" w:rsidR="009F4D33" w:rsidRPr="00703ED4" w:rsidRDefault="00D75EC3" w:rsidP="009F4D33">
      <w:pPr>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1）基于规则与签名的检测方法：通过预定义的攻击特征库或规则集对数据进行匹配检测，实现简单、部署成本低；但此类方法完全依赖已知攻击模式，对未知攻击类型或经过轻微变形的攻击样本检测能力极差，无法应对工业场景中持续演化的新型攻击手段，且规则库的维护需要大量人工投入。</w:t>
      </w:r>
    </w:p>
    <w:p w14:paraId="055DA75A" w14:textId="77777777" w:rsidR="009F4D33" w:rsidRPr="00703ED4" w:rsidRDefault="00D75EC3" w:rsidP="009F4D33">
      <w:pPr>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2）基于统计阈值的检测方法：通过对采集数据的统计特征，例如对均值、方差设定固定阈值进行异常判断；但工业系统中不同运行状态下数据分布差异显著，固定阈值对高频正常状态易产生大量误报，对低频稀有状态又容易漏报，难以在误报率与检测率之间取得合理平衡，实际部署效果不稳定。</w:t>
      </w:r>
    </w:p>
    <w:p w14:paraId="5E0E32EA" w14:textId="77777777" w:rsidR="009F4D33" w:rsidRPr="00703ED4" w:rsidRDefault="00D75EC3" w:rsidP="009F4D33">
      <w:pPr>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（3）基于机器学习的检测方法：如支持向量机SVM、随机森林、深度神经网络等，在有标注数据充足的条件下检测精度较高；但工业领域的攻击样本少，</w:t>
      </w:r>
      <w:r w:rsidRPr="00703ED4">
        <w:rPr>
          <w:rFonts w:ascii="KaiTi" w:eastAsia="KaiTi" w:hAnsi="KaiTi" w:hint="eastAsia"/>
          <w:iCs/>
          <w:sz w:val="28"/>
          <w:szCs w:val="28"/>
        </w:rPr>
        <w:lastRenderedPageBreak/>
        <w:t>标注成本高昂，模型训练严重依赖大规模有标签数据集使得这种检测方法的实际可用性下降；此外，深度学习模型推理计算量大，难以满足边缘设备的实时性与资源约束要求，且模型可解释性差，在工业安全场景中难以获得工程师的信任与部署许可。</w:t>
      </w:r>
    </w:p>
    <w:p w14:paraId="799A0698" w14:textId="03F4179B" w:rsidR="00D75EC3" w:rsidRPr="00703ED4" w:rsidRDefault="00D75EC3" w:rsidP="009F4D33">
      <w:pPr>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4）基于物理模型的检测方法：利用工业控制系统的物理方程或状态空间模型建立系统行为基准，通过残差分析判断异常；但此类方法需要对被保护系统建立精确的物理模型，建模成本极高，且模型参数随设备老化、工况变化而漂移，鲁棒性不足；对于</w:t>
      </w:r>
      <w:del w:id="150" w:author="YU, QI (SI EP CEA R&amp;D DD)" w:date="2026-07-15T10:59:00Z">
        <w:r w:rsidRPr="00703ED4" w:rsidDel="00937701">
          <w:rPr>
            <w:rFonts w:ascii="KaiTi" w:eastAsia="KaiTi" w:hAnsi="KaiTi" w:hint="eastAsia"/>
            <w:iCs/>
            <w:sz w:val="28"/>
            <w:szCs w:val="28"/>
          </w:rPr>
          <w:delText>多智能体</w:delText>
        </w:r>
      </w:del>
      <w:ins w:id="151" w:author="YU, QI (SI EP CEA R&amp;D DD)" w:date="2026-07-15T10:59:00Z">
        <w:r w:rsidR="00937701">
          <w:rPr>
            <w:rFonts w:ascii="KaiTi" w:eastAsia="KaiTi" w:hAnsi="KaiTi" w:hint="eastAsia"/>
            <w:iCs/>
            <w:sz w:val="28"/>
            <w:szCs w:val="28"/>
          </w:rPr>
          <w:t>多智能体系统</w:t>
        </w:r>
      </w:ins>
      <w:r w:rsidRPr="00703ED4">
        <w:rPr>
          <w:rFonts w:ascii="KaiTi" w:eastAsia="KaiTi" w:hAnsi="KaiTi" w:hint="eastAsia"/>
          <w:iCs/>
          <w:sz w:val="28"/>
          <w:szCs w:val="28"/>
        </w:rPr>
        <w:t>协同系统，跨设备的耦合关系使精确建模更加困难，通用性受限。</w:t>
      </w:r>
    </w:p>
    <w:p w14:paraId="24FBF160" w14:textId="77777777" w:rsidR="00D75EC3" w:rsidRPr="00703ED4" w:rsidRDefault="00D75EC3" w:rsidP="00A538CF">
      <w:pPr>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5）基于深度强化学习的自适应检测方法：通过与环境交互学习检测策略，理论上具备较强的自适应能力；但此类方法需要大量与工业系统的交互样本进行训练，在真实工业环境中直接训练风险高；在罕见攻击模式或新型攻击场景下泛化能力差，且模型部署后若攻击模式发生变化，需重新训练，实际部署灵活性严重不足。</w:t>
      </w:r>
    </w:p>
    <w:p w14:paraId="7067C8F6" w14:textId="38E0C267" w:rsidR="00D75EC3" w:rsidRPr="00703ED4" w:rsidRDefault="00D75EC3" w:rsidP="00A538CF">
      <w:pPr>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上述方法均存在以下共性缺陷：或依赖大量有标注攻击样本、或采用固定检测阈值无法适应</w:t>
      </w:r>
      <w:del w:id="152" w:author="YU, QI (SI EP CEA R&amp;D DD)" w:date="2026-07-14T17:34:00Z">
        <w:r w:rsidRPr="00703ED4" w:rsidDel="00D63BB4">
          <w:rPr>
            <w:rFonts w:ascii="KaiTi" w:eastAsia="KaiTi" w:hAnsi="KaiTi" w:hint="eastAsia"/>
            <w:iCs/>
            <w:sz w:val="28"/>
            <w:szCs w:val="28"/>
          </w:rPr>
          <w:delText>多状态工业</w:delText>
        </w:r>
      </w:del>
      <w:ins w:id="153" w:author="YU, QI (SI EP CEA R&amp;D DD)" w:date="2026-07-14T17:34:00Z">
        <w:r w:rsidR="00D63BB4">
          <w:rPr>
            <w:rFonts w:ascii="KaiTi" w:eastAsia="KaiTi" w:hAnsi="KaiTi" w:hint="eastAsia"/>
            <w:iCs/>
            <w:sz w:val="28"/>
            <w:szCs w:val="28"/>
          </w:rPr>
          <w:t>工业</w:t>
        </w:r>
      </w:ins>
      <w:ins w:id="154" w:author="YU, QI (SI EP CEA R&amp;D DD)" w:date="2026-07-15T10:59:00Z">
        <w:r w:rsidR="00937701">
          <w:rPr>
            <w:rFonts w:ascii="KaiTi" w:eastAsia="KaiTi" w:hAnsi="KaiTi" w:hint="eastAsia"/>
            <w:iCs/>
            <w:sz w:val="28"/>
            <w:szCs w:val="28"/>
          </w:rPr>
          <w:t>多智能体</w:t>
        </w:r>
      </w:ins>
      <w:del w:id="155" w:author="YU, QI (SI EP CEA R&amp;D DD)" w:date="2026-07-15T10:59:00Z">
        <w:r w:rsidRPr="00703ED4" w:rsidDel="00937701">
          <w:rPr>
            <w:rFonts w:ascii="KaiTi" w:eastAsia="KaiTi" w:hAnsi="KaiTi" w:hint="eastAsia"/>
            <w:iCs/>
            <w:sz w:val="28"/>
            <w:szCs w:val="28"/>
          </w:rPr>
          <w:delText>系统</w:delText>
        </w:r>
      </w:del>
      <w:ins w:id="156" w:author="YU, QI (SI EP CEA R&amp;D DD)" w:date="2026-07-15T10:59:00Z">
        <w:r w:rsidR="00937701">
          <w:rPr>
            <w:rFonts w:ascii="KaiTi" w:eastAsia="KaiTi" w:hAnsi="KaiTi" w:hint="eastAsia"/>
            <w:iCs/>
            <w:sz w:val="28"/>
            <w:szCs w:val="28"/>
          </w:rPr>
          <w:t>系统</w:t>
        </w:r>
      </w:ins>
      <w:r w:rsidRPr="00703ED4">
        <w:rPr>
          <w:rFonts w:ascii="KaiTi" w:eastAsia="KaiTi" w:hAnsi="KaiTi" w:hint="eastAsia"/>
          <w:iCs/>
          <w:sz w:val="28"/>
          <w:szCs w:val="28"/>
        </w:rPr>
        <w:t>的动态特性、或计算开销过大无法满足边缘端实时检测需求，难以同时兼顾低误报率、高检测率、实时性与资源效率四项核心要求。此外，现有方法普遍缺乏对工业系统状态转移规律的显式建模能力，无法利用设备状态序列的物理约束对异常数据进行概率化、可解释的判定，导致检测结果缺乏理论依据，工程可信度不足。</w:t>
      </w:r>
    </w:p>
    <w:p w14:paraId="034BF04B" w14:textId="1CEDF401" w:rsidR="0086476F" w:rsidRPr="00703ED4" w:rsidRDefault="00D75EC3" w:rsidP="00A538CF">
      <w:pPr>
        <w:widowControl/>
        <w:spacing w:after="160" w:line="360" w:lineRule="auto"/>
        <w:ind w:firstLineChars="200" w:firstLine="560"/>
        <w:rPr>
          <w:rFonts w:ascii="KaiTi" w:eastAsia="KaiTi" w:hAnsi="KaiTi"/>
          <w:iCs/>
          <w:sz w:val="28"/>
          <w:szCs w:val="28"/>
        </w:rPr>
      </w:pPr>
      <w:r w:rsidRPr="00703ED4">
        <w:rPr>
          <w:rFonts w:ascii="KaiTi" w:eastAsia="KaiTi" w:hAnsi="KaiTi" w:hint="eastAsia"/>
          <w:iCs/>
          <w:sz w:val="28"/>
          <w:szCs w:val="28"/>
        </w:rPr>
        <w:t>因此，亟需一种无需大量有标注攻击样本、能够显式建模工业设备状态转移规律、根据不同状态自适应生成检测阈值、并可在资源受限的边缘设备上实时运行的数据注入攻击检测方法；该方法还应具备对系统正常行为的概率化描述能力，从而对检测结果提供可解释的理论依据，兼顾检测精度与工程实用性</w:t>
      </w:r>
      <w:r w:rsidR="00E5716C" w:rsidRPr="00703ED4">
        <w:rPr>
          <w:rFonts w:ascii="KaiTi" w:eastAsia="KaiTi" w:hAnsi="KaiTi"/>
          <w:iCs/>
          <w:sz w:val="28"/>
          <w:szCs w:val="28"/>
        </w:rPr>
        <w:t>。</w:t>
      </w:r>
    </w:p>
    <w:p w14:paraId="134E2572" w14:textId="77777777" w:rsidR="0086476F" w:rsidRPr="00703ED4" w:rsidRDefault="0086476F" w:rsidP="00A538CF">
      <w:pPr>
        <w:snapToGrid w:val="0"/>
        <w:spacing w:line="360" w:lineRule="auto"/>
        <w:ind w:firstLineChars="200" w:firstLine="560"/>
        <w:rPr>
          <w:rFonts w:ascii="KaiTi" w:eastAsia="KaiTi" w:hAnsi="KaiTi"/>
          <w:kern w:val="0"/>
          <w:sz w:val="28"/>
          <w:szCs w:val="28"/>
        </w:rPr>
      </w:pPr>
    </w:p>
    <w:p w14:paraId="37FF42BC" w14:textId="77777777" w:rsidR="0086476F" w:rsidRPr="00703ED4" w:rsidRDefault="00841E2C" w:rsidP="00A538CF">
      <w:pPr>
        <w:spacing w:line="360" w:lineRule="auto"/>
        <w:rPr>
          <w:rFonts w:ascii="KaiTi" w:eastAsia="KaiTi" w:hAnsi="KaiTi"/>
          <w:sz w:val="28"/>
          <w:szCs w:val="28"/>
        </w:rPr>
      </w:pPr>
      <w:r w:rsidRPr="00703ED4">
        <w:rPr>
          <w:rFonts w:ascii="KaiTi" w:eastAsia="KaiTi" w:hAnsi="KaiTi"/>
          <w:b/>
          <w:sz w:val="28"/>
          <w:szCs w:val="28"/>
        </w:rPr>
        <w:lastRenderedPageBreak/>
        <w:t>发明内容</w:t>
      </w:r>
    </w:p>
    <w:p w14:paraId="159EA568" w14:textId="6EED6186" w:rsidR="009F4D33" w:rsidRPr="00703ED4" w:rsidRDefault="00841E2C" w:rsidP="009F4D33">
      <w:pPr>
        <w:spacing w:line="360" w:lineRule="auto"/>
        <w:ind w:firstLineChars="200" w:firstLine="560"/>
        <w:rPr>
          <w:rFonts w:ascii="KaiTi" w:eastAsia="KaiTi" w:hAnsi="KaiTi"/>
          <w:sz w:val="28"/>
          <w:szCs w:val="28"/>
        </w:rPr>
      </w:pPr>
      <w:r w:rsidRPr="00703ED4">
        <w:rPr>
          <w:rFonts w:ascii="KaiTi" w:eastAsia="KaiTi" w:hAnsi="KaiTi" w:hint="eastAsia"/>
          <w:sz w:val="28"/>
          <w:szCs w:val="28"/>
        </w:rPr>
        <w:t>本发明正是针对现有</w:t>
      </w:r>
      <w:r w:rsidR="0054354F" w:rsidRPr="00703ED4">
        <w:rPr>
          <w:rFonts w:ascii="KaiTi" w:eastAsia="KaiTi" w:hAnsi="KaiTi"/>
          <w:sz w:val="28"/>
          <w:szCs w:val="28"/>
        </w:rPr>
        <w:t>工业系统数据注入攻击检测方法中依赖大量有标注攻击样本、固定检测阈值无法适应</w:t>
      </w:r>
      <w:del w:id="157" w:author="YU, QI (SI EP CEA R&amp;D DD)" w:date="2026-07-14T17:35:00Z">
        <w:r w:rsidR="0054354F" w:rsidRPr="00703ED4" w:rsidDel="002E43F6">
          <w:rPr>
            <w:rFonts w:ascii="KaiTi" w:eastAsia="KaiTi" w:hAnsi="KaiTi" w:hint="eastAsia"/>
            <w:sz w:val="28"/>
            <w:szCs w:val="28"/>
          </w:rPr>
          <w:delText>多状态工业</w:delText>
        </w:r>
      </w:del>
      <w:ins w:id="158" w:author="YU, QI (SI EP CEA R&amp;D DD)" w:date="2026-07-14T17:35:00Z">
        <w:r w:rsidR="002E43F6">
          <w:rPr>
            <w:rFonts w:ascii="KaiTi" w:eastAsia="KaiTi" w:hAnsi="KaiTi" w:hint="eastAsia"/>
            <w:sz w:val="28"/>
            <w:szCs w:val="28"/>
          </w:rPr>
          <w:t>工业</w:t>
        </w:r>
      </w:ins>
      <w:ins w:id="159" w:author="YU, QI (SI EP CEA R&amp;D DD)" w:date="2026-07-15T10:59:00Z">
        <w:r w:rsidR="00937701">
          <w:rPr>
            <w:rFonts w:ascii="KaiTi" w:eastAsia="KaiTi" w:hAnsi="KaiTi" w:hint="eastAsia"/>
            <w:sz w:val="28"/>
            <w:szCs w:val="28"/>
          </w:rPr>
          <w:t>多智能体系统</w:t>
        </w:r>
      </w:ins>
      <w:r w:rsidR="0054354F" w:rsidRPr="00703ED4">
        <w:rPr>
          <w:rFonts w:ascii="KaiTi" w:eastAsia="KaiTi" w:hAnsi="KaiTi"/>
          <w:sz w:val="28"/>
          <w:szCs w:val="28"/>
        </w:rPr>
        <w:t>的动态特性、计算开销过大无法满足边缘端实时检测需求，以及缺乏对工业设备状态转移规律的显式建模能力、检测结果缺乏可解释理论依据等问题，提供一种</w:t>
      </w:r>
      <w:r w:rsidR="009146F6">
        <w:rPr>
          <w:rFonts w:ascii="KaiTi" w:eastAsia="KaiTi" w:hAnsi="KaiTi"/>
          <w:sz w:val="28"/>
          <w:szCs w:val="28"/>
          <w:highlight w:val="yellow"/>
        </w:rPr>
        <w:t>基于状态预测与自适应阈值的注入攻击检测方法</w:t>
      </w:r>
      <w:r w:rsidR="0054354F" w:rsidRPr="00703ED4">
        <w:rPr>
          <w:rFonts w:ascii="KaiTi" w:eastAsia="KaiTi" w:hAnsi="KaiTi"/>
          <w:sz w:val="28"/>
          <w:szCs w:val="28"/>
          <w:highlight w:val="yellow"/>
        </w:rPr>
        <w:t>及系统</w:t>
      </w:r>
      <w:r w:rsidR="0054354F" w:rsidRPr="00703ED4">
        <w:rPr>
          <w:rFonts w:ascii="KaiTi" w:eastAsia="KaiTi" w:hAnsi="KaiTi"/>
          <w:sz w:val="28"/>
          <w:szCs w:val="28"/>
        </w:rPr>
        <w:t>，包括离线训练阶段和在线检测阶段，</w:t>
      </w:r>
      <w:r w:rsidR="0054354F" w:rsidRPr="00703ED4">
        <w:rPr>
          <w:rFonts w:ascii="KaiTi" w:eastAsia="KaiTi" w:hAnsi="KaiTi" w:hint="eastAsia"/>
          <w:sz w:val="28"/>
          <w:szCs w:val="28"/>
        </w:rPr>
        <w:t>在</w:t>
      </w:r>
      <w:r w:rsidR="0054354F" w:rsidRPr="00703ED4">
        <w:rPr>
          <w:rFonts w:ascii="KaiTi" w:eastAsia="KaiTi" w:hAnsi="KaiTi"/>
          <w:sz w:val="28"/>
          <w:szCs w:val="28"/>
        </w:rPr>
        <w:t>离线训练阶段</w:t>
      </w:r>
      <w:r w:rsidR="0054354F" w:rsidRPr="00703ED4">
        <w:rPr>
          <w:rFonts w:ascii="KaiTi" w:eastAsia="KaiTi" w:hAnsi="KaiTi" w:hint="eastAsia"/>
          <w:sz w:val="28"/>
          <w:szCs w:val="28"/>
        </w:rPr>
        <w:t>中</w:t>
      </w:r>
      <w:r w:rsidR="0054354F" w:rsidRPr="00703ED4">
        <w:rPr>
          <w:rFonts w:ascii="KaiTi" w:eastAsia="KaiTi" w:hAnsi="KaiTi"/>
          <w:sz w:val="28"/>
          <w:szCs w:val="28"/>
        </w:rPr>
        <w:t>，从</w:t>
      </w:r>
      <w:del w:id="160" w:author="YU, QI (SI EP CEA R&amp;D DD)" w:date="2026-07-15T10:59:00Z">
        <w:r w:rsidR="0054354F" w:rsidRPr="00703ED4" w:rsidDel="00937701">
          <w:rPr>
            <w:rFonts w:ascii="KaiTi" w:eastAsia="KaiTi" w:hAnsi="KaiTi"/>
            <w:sz w:val="28"/>
            <w:szCs w:val="28"/>
          </w:rPr>
          <w:delText>多智能体</w:delText>
        </w:r>
      </w:del>
      <w:ins w:id="161" w:author="YU, QI (SI EP CEA R&amp;D DD)" w:date="2026-07-15T10:59:00Z">
        <w:r w:rsidR="00937701">
          <w:rPr>
            <w:rFonts w:ascii="KaiTi" w:eastAsia="KaiTi" w:hAnsi="KaiTi"/>
            <w:sz w:val="28"/>
            <w:szCs w:val="28"/>
          </w:rPr>
          <w:t>多智能体系统</w:t>
        </w:r>
      </w:ins>
      <w:r w:rsidR="0054354F" w:rsidRPr="00703ED4">
        <w:rPr>
          <w:rFonts w:ascii="KaiTi" w:eastAsia="KaiTi" w:hAnsi="KaiTi"/>
          <w:sz w:val="28"/>
          <w:szCs w:val="28"/>
        </w:rPr>
        <w:t>正常运行历史日志中提取状态转移数据，结合物理可行性约束构建</w:t>
      </w:r>
      <w:del w:id="162" w:author="YU, QI (SI EP CEA R&amp;D DD)" w:date="2026-07-14T16:24:00Z">
        <w:r w:rsidR="0054354F" w:rsidRPr="00703ED4" w:rsidDel="009B0A94">
          <w:rPr>
            <w:rFonts w:ascii="KaiTi" w:eastAsia="KaiTi" w:hAnsi="KaiTi"/>
            <w:sz w:val="28"/>
            <w:szCs w:val="28"/>
          </w:rPr>
          <w:delText>状态转移矩阵</w:delText>
        </w:r>
      </w:del>
      <w:ins w:id="163" w:author="YU, QI (SI EP CEA R&amp;D DD)" w:date="2026-07-14T16:24:00Z">
        <w:r w:rsidR="009B0A94">
          <w:rPr>
            <w:rFonts w:ascii="KaiTi" w:eastAsia="KaiTi" w:hAnsi="KaiTi"/>
            <w:sz w:val="28"/>
            <w:szCs w:val="28"/>
          </w:rPr>
          <w:t>状态转移概率矩阵</w:t>
        </w:r>
      </w:ins>
      <w:r w:rsidR="0054354F" w:rsidRPr="00703ED4">
        <w:rPr>
          <w:rFonts w:ascii="KaiTi" w:eastAsia="KaiTi" w:hAnsi="KaiTi"/>
          <w:sz w:val="28"/>
          <w:szCs w:val="28"/>
        </w:rPr>
        <w:t>，并通过贝叶斯网络推断各状态的历史状态概率向量，基于历史状态概率向量经网格搜索得到优化缩放系数后，生成各状态对应的</w:t>
      </w:r>
      <w:commentRangeStart w:id="164"/>
      <w:commentRangeStart w:id="165"/>
      <w:r w:rsidR="0054354F" w:rsidRPr="00703ED4">
        <w:rPr>
          <w:rFonts w:ascii="KaiTi" w:eastAsia="KaiTi" w:hAnsi="KaiTi"/>
          <w:sz w:val="28"/>
          <w:szCs w:val="28"/>
        </w:rPr>
        <w:t>自适应容错阈值</w:t>
      </w:r>
      <w:commentRangeEnd w:id="164"/>
      <w:r w:rsidR="0054354F" w:rsidRPr="00703ED4">
        <w:rPr>
          <w:rStyle w:val="af1"/>
          <w:rFonts w:ascii="KaiTi" w:eastAsia="KaiTi" w:hAnsi="KaiTi"/>
          <w:sz w:val="28"/>
          <w:szCs w:val="28"/>
        </w:rPr>
        <w:commentReference w:id="164"/>
      </w:r>
      <w:commentRangeEnd w:id="165"/>
      <w:r w:rsidR="007A1C05" w:rsidRPr="00703ED4">
        <w:rPr>
          <w:rStyle w:val="af1"/>
          <w:rFonts w:ascii="KaiTi" w:eastAsia="KaiTi" w:hAnsi="KaiTi"/>
          <w:sz w:val="28"/>
          <w:szCs w:val="28"/>
        </w:rPr>
        <w:commentReference w:id="165"/>
      </w:r>
      <w:r w:rsidR="0054354F" w:rsidRPr="00703ED4">
        <w:rPr>
          <w:rFonts w:ascii="KaiTi" w:eastAsia="KaiTi" w:hAnsi="KaiTi"/>
          <w:sz w:val="28"/>
          <w:szCs w:val="28"/>
        </w:rPr>
        <w:t>，形成阈值映射表；在线检测阶段，由马尔可夫状态预测层接收当前</w:t>
      </w:r>
      <w:del w:id="166" w:author="YU, QI (SI EP CEA R&amp;D DD)" w:date="2026-07-15T10:59:00Z">
        <w:r w:rsidR="0054354F" w:rsidRPr="00703ED4" w:rsidDel="00937701">
          <w:rPr>
            <w:rFonts w:ascii="KaiTi" w:eastAsia="KaiTi" w:hAnsi="KaiTi"/>
            <w:sz w:val="28"/>
            <w:szCs w:val="28"/>
          </w:rPr>
          <w:delText>多智能体</w:delText>
        </w:r>
      </w:del>
      <w:ins w:id="167" w:author="YU, QI (SI EP CEA R&amp;D DD)" w:date="2026-07-15T10:59:00Z">
        <w:r w:rsidR="00937701">
          <w:rPr>
            <w:rFonts w:ascii="KaiTi" w:eastAsia="KaiTi" w:hAnsi="KaiTi"/>
            <w:sz w:val="28"/>
            <w:szCs w:val="28"/>
          </w:rPr>
          <w:t>多智能体系统</w:t>
        </w:r>
      </w:ins>
      <w:r w:rsidR="0054354F" w:rsidRPr="00703ED4">
        <w:rPr>
          <w:rFonts w:ascii="KaiTi" w:eastAsia="KaiTi" w:hAnsi="KaiTi"/>
          <w:sz w:val="28"/>
          <w:szCs w:val="28"/>
        </w:rPr>
        <w:t>中的实时状态信息，经</w:t>
      </w:r>
      <w:del w:id="168" w:author="YU, QI (SI EP CEA R&amp;D DD)" w:date="2026-07-14T16:24:00Z">
        <w:r w:rsidR="0054354F" w:rsidRPr="00703ED4" w:rsidDel="009B0A94">
          <w:rPr>
            <w:rFonts w:ascii="KaiTi" w:eastAsia="KaiTi" w:hAnsi="KaiTi"/>
            <w:sz w:val="28"/>
            <w:szCs w:val="28"/>
          </w:rPr>
          <w:delText>状态转移矩阵</w:delText>
        </w:r>
      </w:del>
      <w:ins w:id="169" w:author="YU, QI (SI EP CEA R&amp;D DD)" w:date="2026-07-14T16:24:00Z">
        <w:r w:rsidR="009B0A94">
          <w:rPr>
            <w:rFonts w:ascii="KaiTi" w:eastAsia="KaiTi" w:hAnsi="KaiTi"/>
            <w:sz w:val="28"/>
            <w:szCs w:val="28"/>
          </w:rPr>
          <w:t>状态转移概率矩阵</w:t>
        </w:r>
      </w:ins>
      <w:r w:rsidR="0054354F" w:rsidRPr="00703ED4">
        <w:rPr>
          <w:rFonts w:ascii="KaiTi" w:eastAsia="KaiTi" w:hAnsi="KaiTi"/>
          <w:sz w:val="28"/>
          <w:szCs w:val="28"/>
        </w:rPr>
        <w:t>运算预测下一时刻的状态概率分布，计算实际观测状态向量与</w:t>
      </w:r>
      <w:del w:id="170" w:author="YU, QI (SI EP CEA R&amp;D DD)" w:date="2026-07-14T16:25:00Z">
        <w:r w:rsidR="0054354F" w:rsidRPr="00703ED4" w:rsidDel="009B0A94">
          <w:rPr>
            <w:rFonts w:ascii="KaiTi" w:eastAsia="KaiTi" w:hAnsi="KaiTi"/>
            <w:sz w:val="28"/>
            <w:szCs w:val="28"/>
          </w:rPr>
          <w:delText>预测状态向量</w:delText>
        </w:r>
      </w:del>
      <w:ins w:id="171" w:author="YU, QI (SI EP CEA R&amp;D DD)" w:date="2026-07-14T16:25:00Z">
        <w:r w:rsidR="009B0A94">
          <w:rPr>
            <w:rFonts w:ascii="KaiTi" w:eastAsia="KaiTi" w:hAnsi="KaiTi"/>
            <w:sz w:val="28"/>
            <w:szCs w:val="28"/>
          </w:rPr>
          <w:t>预测概率向量</w:t>
        </w:r>
      </w:ins>
      <w:r w:rsidR="0054354F" w:rsidRPr="00703ED4">
        <w:rPr>
          <w:rFonts w:ascii="KaiTi" w:eastAsia="KaiTi" w:hAnsi="KaiTi"/>
          <w:sz w:val="28"/>
          <w:szCs w:val="28"/>
        </w:rPr>
        <w:t>之间的偏差，并将该偏差与当前状态对应的</w:t>
      </w:r>
      <w:del w:id="172" w:author="YU, QI (SI EP CEA R&amp;D DD)" w:date="2026-07-14T17:13:00Z">
        <w:r w:rsidR="0054354F" w:rsidRPr="00703ED4" w:rsidDel="007A1C05">
          <w:rPr>
            <w:rFonts w:ascii="KaiTi" w:eastAsia="KaiTi" w:hAnsi="KaiTi" w:hint="eastAsia"/>
            <w:sz w:val="28"/>
            <w:szCs w:val="28"/>
          </w:rPr>
          <w:delText>个性化</w:delText>
        </w:r>
        <w:r w:rsidR="0054354F" w:rsidRPr="00703ED4" w:rsidDel="007A1C05">
          <w:rPr>
            <w:rFonts w:ascii="KaiTi" w:eastAsia="KaiTi" w:hAnsi="KaiTi"/>
            <w:sz w:val="28"/>
            <w:szCs w:val="28"/>
          </w:rPr>
          <w:delText>阈值</w:delText>
        </w:r>
      </w:del>
      <w:ins w:id="173" w:author="YU, QI (SI EP CEA R&amp;D DD)" w:date="2026-07-14T17:13:00Z">
        <w:r w:rsidR="007A1C05">
          <w:rPr>
            <w:rFonts w:ascii="KaiTi" w:eastAsia="KaiTi" w:hAnsi="KaiTi" w:hint="eastAsia"/>
            <w:sz w:val="28"/>
            <w:szCs w:val="28"/>
          </w:rPr>
          <w:t>自适应阈值</w:t>
        </w:r>
      </w:ins>
      <w:r w:rsidR="0054354F" w:rsidRPr="00703ED4">
        <w:rPr>
          <w:rFonts w:ascii="KaiTi" w:eastAsia="KaiTi" w:hAnsi="KaiTi"/>
          <w:sz w:val="28"/>
          <w:szCs w:val="28"/>
        </w:rPr>
        <w:t>进行比较，若偏差超过阈值则判定为数据注入攻击并触发告警记录异常事件日志；否则以实际观测状态更新预测分布，同时采用加权移动平均对</w:t>
      </w:r>
      <w:del w:id="174" w:author="YU, QI (SI EP CEA R&amp;D DD)" w:date="2026-07-14T16:24:00Z">
        <w:r w:rsidR="0054354F" w:rsidRPr="00703ED4" w:rsidDel="009B0A94">
          <w:rPr>
            <w:rFonts w:ascii="KaiTi" w:eastAsia="KaiTi" w:hAnsi="KaiTi"/>
            <w:sz w:val="28"/>
            <w:szCs w:val="28"/>
          </w:rPr>
          <w:delText>状态转移矩阵</w:delText>
        </w:r>
      </w:del>
      <w:ins w:id="175" w:author="YU, QI (SI EP CEA R&amp;D DD)" w:date="2026-07-14T16:24:00Z">
        <w:r w:rsidR="009B0A94">
          <w:rPr>
            <w:rFonts w:ascii="KaiTi" w:eastAsia="KaiTi" w:hAnsi="KaiTi"/>
            <w:sz w:val="28"/>
            <w:szCs w:val="28"/>
          </w:rPr>
          <w:t>状态转移概率矩阵</w:t>
        </w:r>
      </w:ins>
      <w:r w:rsidR="0054354F" w:rsidRPr="00703ED4">
        <w:rPr>
          <w:rFonts w:ascii="KaiTi" w:eastAsia="KaiTi" w:hAnsi="KaiTi"/>
          <w:sz w:val="28"/>
          <w:szCs w:val="28"/>
        </w:rPr>
        <w:t>进行在线更新，并进入下一轮检测循环，形成"采集—预测—判定—更新"的持续闭环监测机制。本发明方法</w:t>
      </w:r>
      <w:del w:id="176" w:author="YU, QI (SI EP CEA R&amp;D DD)" w:date="2026-07-14T17:36:00Z">
        <w:r w:rsidR="0054354F" w:rsidRPr="00703ED4" w:rsidDel="00DD347D">
          <w:rPr>
            <w:rFonts w:ascii="KaiTi" w:eastAsia="KaiTi" w:hAnsi="KaiTi"/>
            <w:sz w:val="28"/>
            <w:szCs w:val="28"/>
          </w:rPr>
          <w:delText>无需任何攻击样本</w:delText>
        </w:r>
      </w:del>
      <w:ins w:id="177" w:author="YU, QI (SI EP CEA R&amp;D DD)" w:date="2026-07-14T17:36:00Z">
        <w:r w:rsidR="00DD347D">
          <w:rPr>
            <w:rFonts w:ascii="KaiTi" w:eastAsia="KaiTi" w:hAnsi="KaiTi"/>
            <w:sz w:val="28"/>
            <w:szCs w:val="28"/>
          </w:rPr>
          <w:t>仅需少量正常样本</w:t>
        </w:r>
      </w:ins>
      <w:r w:rsidR="0054354F" w:rsidRPr="00703ED4">
        <w:rPr>
          <w:rFonts w:ascii="KaiTi" w:eastAsia="KaiTi" w:hAnsi="KaiTi"/>
          <w:sz w:val="28"/>
          <w:szCs w:val="28"/>
        </w:rPr>
        <w:t>即可完成离线训练，能够显式建模工业设备状态转移的物理约束规律，根据不同状态的历史频率</w:t>
      </w:r>
      <w:del w:id="178" w:author="YU, QI (SI EP CEA R&amp;D DD)" w:date="2026-07-14T17:14:00Z">
        <w:r w:rsidR="0054354F" w:rsidRPr="00703ED4" w:rsidDel="007A1C05">
          <w:rPr>
            <w:rFonts w:ascii="KaiTi" w:eastAsia="KaiTi" w:hAnsi="KaiTi"/>
            <w:sz w:val="28"/>
            <w:szCs w:val="28"/>
          </w:rPr>
          <w:delText>自适应</w:delText>
        </w:r>
      </w:del>
      <w:r w:rsidR="0054354F" w:rsidRPr="00703ED4">
        <w:rPr>
          <w:rFonts w:ascii="KaiTi" w:eastAsia="KaiTi" w:hAnsi="KaiTi"/>
          <w:sz w:val="28"/>
          <w:szCs w:val="28"/>
        </w:rPr>
        <w:t>生成</w:t>
      </w:r>
      <w:del w:id="179" w:author="YU, QI (SI EP CEA R&amp;D DD)" w:date="2026-07-14T17:14:00Z">
        <w:r w:rsidR="0054354F" w:rsidRPr="00703ED4" w:rsidDel="007A1C05">
          <w:rPr>
            <w:rFonts w:ascii="KaiTi" w:eastAsia="KaiTi" w:hAnsi="KaiTi"/>
            <w:sz w:val="28"/>
            <w:szCs w:val="28"/>
          </w:rPr>
          <w:delText>个性化检测阈值</w:delText>
        </w:r>
      </w:del>
      <w:ins w:id="180" w:author="YU, QI (SI EP CEA R&amp;D DD)" w:date="2026-07-14T17:14:00Z">
        <w:r w:rsidR="007A1C05">
          <w:rPr>
            <w:rFonts w:ascii="KaiTi" w:eastAsia="KaiTi" w:hAnsi="KaiTi"/>
            <w:sz w:val="28"/>
            <w:szCs w:val="28"/>
          </w:rPr>
          <w:t>自适应阈值</w:t>
        </w:r>
      </w:ins>
      <w:r w:rsidR="0054354F" w:rsidRPr="00703ED4">
        <w:rPr>
          <w:rFonts w:ascii="KaiTi" w:eastAsia="KaiTi" w:hAnsi="KaiTi"/>
          <w:sz w:val="28"/>
          <w:szCs w:val="28"/>
        </w:rPr>
        <w:t>，并可在资源受限的边缘设备上实时运行，检测结果具备概率化的可解释理论依据。</w:t>
      </w:r>
      <w:bookmarkStart w:id="181" w:name="OLE_LINK30"/>
      <w:r w:rsidR="0054354F" w:rsidRPr="00703ED4">
        <w:rPr>
          <w:rFonts w:ascii="KaiTi" w:eastAsia="KaiTi" w:hAnsi="KaiTi"/>
          <w:sz w:val="28"/>
          <w:szCs w:val="28"/>
        </w:rPr>
        <w:t>本发明方法是基于物理约束马尔可夫状态预测与贝叶斯自适应阈值的异常检测方法，可应用于智能工厂、自动化仓储、工业物联网边缘节点、</w:t>
      </w:r>
      <w:del w:id="182" w:author="YU, QI (SI EP CEA R&amp;D DD)" w:date="2026-07-15T10:59:00Z">
        <w:r w:rsidR="0054354F" w:rsidRPr="00703ED4" w:rsidDel="00937701">
          <w:rPr>
            <w:rFonts w:ascii="KaiTi" w:eastAsia="KaiTi" w:hAnsi="KaiTi"/>
            <w:sz w:val="28"/>
            <w:szCs w:val="28"/>
          </w:rPr>
          <w:delText>多智能体</w:delText>
        </w:r>
      </w:del>
      <w:ins w:id="183" w:author="YU, QI (SI EP CEA R&amp;D DD)" w:date="2026-07-15T10:59:00Z">
        <w:r w:rsidR="00937701">
          <w:rPr>
            <w:rFonts w:ascii="KaiTi" w:eastAsia="KaiTi" w:hAnsi="KaiTi"/>
            <w:sz w:val="28"/>
            <w:szCs w:val="28"/>
          </w:rPr>
          <w:t>多智能体系统</w:t>
        </w:r>
      </w:ins>
      <w:r w:rsidR="0054354F" w:rsidRPr="00703ED4">
        <w:rPr>
          <w:rFonts w:ascii="KaiTi" w:eastAsia="KaiTi" w:hAnsi="KaiTi"/>
          <w:sz w:val="28"/>
          <w:szCs w:val="28"/>
        </w:rPr>
        <w:t>协同生产系统及工业移动机器人协同控制等场景</w:t>
      </w:r>
      <w:r w:rsidR="002237A3" w:rsidRPr="00703ED4">
        <w:rPr>
          <w:rFonts w:ascii="KaiTi" w:eastAsia="KaiTi" w:hAnsi="KaiTi"/>
          <w:sz w:val="28"/>
          <w:szCs w:val="28"/>
        </w:rPr>
        <w:t>。</w:t>
      </w:r>
    </w:p>
    <w:bookmarkEnd w:id="181"/>
    <w:p w14:paraId="18B09AD2" w14:textId="68531883" w:rsidR="009F4D33" w:rsidRPr="00703ED4" w:rsidRDefault="00841E2C" w:rsidP="009F4D33">
      <w:pPr>
        <w:spacing w:line="360" w:lineRule="auto"/>
        <w:ind w:firstLineChars="200" w:firstLine="560"/>
        <w:rPr>
          <w:rFonts w:ascii="KaiTi" w:eastAsia="KaiTi" w:hAnsi="KaiTi"/>
          <w:sz w:val="28"/>
          <w:szCs w:val="28"/>
        </w:rPr>
      </w:pPr>
      <w:r w:rsidRPr="00703ED4">
        <w:rPr>
          <w:rFonts w:ascii="KaiTi" w:eastAsia="KaiTi" w:hAnsi="KaiTi" w:hint="eastAsia"/>
          <w:sz w:val="28"/>
          <w:szCs w:val="28"/>
        </w:rPr>
        <w:t>为了实现上述目的，本发明采取的技术方案是：</w:t>
      </w:r>
      <w:r w:rsidR="009146F6">
        <w:rPr>
          <w:rFonts w:ascii="KaiTi" w:eastAsia="KaiTi" w:hAnsi="KaiTi"/>
          <w:sz w:val="28"/>
          <w:szCs w:val="28"/>
          <w:highlight w:val="yellow"/>
        </w:rPr>
        <w:t>基于状态预测与自适应阈值的注入攻击检测方法</w:t>
      </w:r>
      <w:r w:rsidR="00477E25" w:rsidRPr="00703ED4">
        <w:rPr>
          <w:rFonts w:ascii="KaiTi" w:eastAsia="KaiTi" w:hAnsi="KaiTi"/>
          <w:sz w:val="28"/>
          <w:szCs w:val="28"/>
        </w:rPr>
        <w:t>，包括如下步骤：</w:t>
      </w:r>
    </w:p>
    <w:p w14:paraId="277B4B5B" w14:textId="66872A0C" w:rsidR="009F4D33" w:rsidRPr="00703ED4" w:rsidRDefault="00477E25" w:rsidP="009F4D33">
      <w:pPr>
        <w:spacing w:line="360" w:lineRule="auto"/>
        <w:ind w:firstLineChars="200" w:firstLine="560"/>
        <w:rPr>
          <w:rFonts w:ascii="KaiTi" w:eastAsia="KaiTi" w:hAnsi="KaiTi"/>
          <w:sz w:val="28"/>
          <w:szCs w:val="28"/>
        </w:rPr>
      </w:pPr>
      <w:r w:rsidRPr="00703ED4">
        <w:rPr>
          <w:rFonts w:ascii="KaiTi" w:eastAsia="KaiTi" w:hAnsi="KaiTi" w:hint="eastAsia"/>
          <w:sz w:val="28"/>
          <w:szCs w:val="28"/>
        </w:rPr>
        <w:t>步骤S</w:t>
      </w:r>
      <w:r w:rsidRPr="00703ED4">
        <w:rPr>
          <w:rFonts w:ascii="KaiTi" w:eastAsia="KaiTi" w:hAnsi="KaiTi"/>
          <w:sz w:val="28"/>
          <w:szCs w:val="28"/>
        </w:rPr>
        <w:t>1</w:t>
      </w:r>
      <w:r w:rsidRPr="00703ED4">
        <w:rPr>
          <w:rFonts w:ascii="KaiTi" w:eastAsia="KaiTi" w:hAnsi="KaiTi" w:hint="eastAsia"/>
          <w:sz w:val="28"/>
          <w:szCs w:val="28"/>
        </w:rPr>
        <w:t>、</w:t>
      </w:r>
      <w:r w:rsidRPr="00703ED4">
        <w:rPr>
          <w:rFonts w:ascii="KaiTi" w:eastAsia="KaiTi" w:hAnsi="KaiTi"/>
          <w:sz w:val="28"/>
          <w:szCs w:val="28"/>
        </w:rPr>
        <w:t>状态转移预测模型构建</w:t>
      </w:r>
      <w:r w:rsidRPr="00703ED4">
        <w:rPr>
          <w:rFonts w:ascii="KaiTi" w:eastAsia="KaiTi" w:hAnsi="KaiTi" w:hint="eastAsia"/>
          <w:sz w:val="28"/>
          <w:szCs w:val="28"/>
        </w:rPr>
        <w:t>：</w:t>
      </w:r>
      <w:r w:rsidRPr="00703ED4">
        <w:rPr>
          <w:rFonts w:ascii="KaiTi" w:eastAsia="KaiTi" w:hAnsi="KaiTi"/>
          <w:sz w:val="28"/>
          <w:szCs w:val="28"/>
        </w:rPr>
        <w:t>采集工业</w:t>
      </w:r>
      <w:del w:id="184" w:author="YU, QI (SI EP CEA R&amp;D DD)" w:date="2026-07-15T10:59:00Z">
        <w:r w:rsidRPr="00703ED4" w:rsidDel="00937701">
          <w:rPr>
            <w:rFonts w:ascii="KaiTi" w:eastAsia="KaiTi" w:hAnsi="KaiTi"/>
            <w:sz w:val="28"/>
            <w:szCs w:val="28"/>
          </w:rPr>
          <w:delText>多智能体</w:delText>
        </w:r>
      </w:del>
      <w:ins w:id="185"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正常运行</w:t>
      </w:r>
      <w:r w:rsidRPr="00703ED4">
        <w:rPr>
          <w:rFonts w:ascii="KaiTi" w:eastAsia="KaiTi" w:hAnsi="KaiTi" w:hint="eastAsia"/>
          <w:sz w:val="28"/>
          <w:szCs w:val="28"/>
        </w:rPr>
        <w:t>的</w:t>
      </w:r>
      <w:r w:rsidRPr="00703ED4">
        <w:rPr>
          <w:rFonts w:ascii="KaiTi" w:eastAsia="KaiTi" w:hAnsi="KaiTi"/>
          <w:sz w:val="28"/>
          <w:szCs w:val="28"/>
        </w:rPr>
        <w:t>历史</w:t>
      </w:r>
      <w:r w:rsidRPr="00703ED4">
        <w:rPr>
          <w:rFonts w:ascii="KaiTi" w:eastAsia="KaiTi" w:hAnsi="KaiTi" w:hint="eastAsia"/>
          <w:sz w:val="28"/>
          <w:szCs w:val="28"/>
        </w:rPr>
        <w:t>状态数据集</w:t>
      </w:r>
      <m:oMath>
        <m:sSub>
          <m:sSubPr>
            <m:ctrlPr>
              <w:rPr>
                <w:rFonts w:ascii="Cambria Math" w:eastAsia="KaiTi" w:hAnsi="Cambria Math"/>
                <w:i/>
                <w:sz w:val="28"/>
                <w:szCs w:val="28"/>
              </w:rPr>
            </m:ctrlPr>
          </m:sSubPr>
          <m:e>
            <m:r>
              <w:rPr>
                <w:rFonts w:ascii="Cambria Math" w:eastAsia="KaiTi" w:hAnsi="Cambria Math" w:hint="eastAsia"/>
                <w:sz w:val="28"/>
                <w:szCs w:val="28"/>
              </w:rPr>
              <m:t>D</m:t>
            </m:r>
          </m:e>
          <m:sub>
            <m:r>
              <w:rPr>
                <w:rFonts w:ascii="Cambria Math" w:eastAsia="KaiTi" w:hAnsi="Cambria Math" w:cs="Cambria Math"/>
                <w:sz w:val="28"/>
                <w:szCs w:val="28"/>
              </w:rPr>
              <m:t>h</m:t>
            </m:r>
            <m:r>
              <w:rPr>
                <w:rFonts w:ascii="Cambria Math" w:eastAsia="KaiTi" w:hAnsi="Cambria Math" w:hint="eastAsia"/>
                <w:sz w:val="28"/>
                <w:szCs w:val="28"/>
              </w:rPr>
              <m:t>istory</m:t>
            </m:r>
          </m:sub>
        </m:sSub>
      </m:oMath>
      <w:r w:rsidRPr="00703ED4">
        <w:rPr>
          <w:rFonts w:ascii="KaiTi" w:eastAsia="KaiTi" w:hAnsi="KaiTi"/>
          <w:sz w:val="28"/>
          <w:szCs w:val="28"/>
        </w:rPr>
        <w:t>，基于</w:t>
      </w:r>
      <w:r w:rsidRPr="00703ED4">
        <w:rPr>
          <w:rFonts w:ascii="KaiTi" w:eastAsia="KaiTi" w:hAnsi="KaiTi" w:hint="eastAsia"/>
          <w:sz w:val="28"/>
          <w:szCs w:val="28"/>
        </w:rPr>
        <w:t>工业</w:t>
      </w:r>
      <w:r w:rsidRPr="00703ED4">
        <w:rPr>
          <w:rFonts w:ascii="KaiTi" w:eastAsia="KaiTi" w:hAnsi="KaiTi"/>
          <w:sz w:val="28"/>
          <w:szCs w:val="28"/>
        </w:rPr>
        <w:t>领域知识构建</w:t>
      </w:r>
      <w:del w:id="186" w:author="YU, QI (SI EP CEA R&amp;D DD)" w:date="2026-07-15T10:59:00Z">
        <w:r w:rsidRPr="00703ED4" w:rsidDel="00937701">
          <w:rPr>
            <w:rFonts w:ascii="KaiTi" w:eastAsia="KaiTi" w:hAnsi="KaiTi" w:hint="eastAsia"/>
            <w:sz w:val="28"/>
            <w:szCs w:val="28"/>
          </w:rPr>
          <w:delText>多智能体</w:delText>
        </w:r>
      </w:del>
      <w:ins w:id="187" w:author="YU, QI (SI EP CEA R&amp;D DD)" w:date="2026-07-15T10:59:00Z">
        <w:r w:rsidR="00937701">
          <w:rPr>
            <w:rFonts w:ascii="KaiTi" w:eastAsia="KaiTi" w:hAnsi="KaiTi" w:hint="eastAsia"/>
            <w:sz w:val="28"/>
            <w:szCs w:val="28"/>
          </w:rPr>
          <w:t>多智能体系统</w:t>
        </w:r>
      </w:ins>
      <w:r w:rsidRPr="00703ED4">
        <w:rPr>
          <w:rFonts w:ascii="KaiTi" w:eastAsia="KaiTi" w:hAnsi="KaiTi" w:hint="eastAsia"/>
          <w:sz w:val="28"/>
          <w:szCs w:val="28"/>
        </w:rPr>
        <w:t>状态的操作约束</w:t>
      </w:r>
      <w:r w:rsidRPr="00703ED4">
        <w:rPr>
          <w:rFonts w:ascii="KaiTi" w:eastAsia="KaiTi" w:hAnsi="KaiTi"/>
          <w:sz w:val="28"/>
          <w:szCs w:val="28"/>
        </w:rPr>
        <w:t>，执行马尔可夫链建模，初始化状态转移计数矩阵，遍历</w:t>
      </w:r>
      <m:oMath>
        <m:sSub>
          <m:sSubPr>
            <m:ctrlPr>
              <w:rPr>
                <w:rFonts w:ascii="Cambria Math" w:eastAsia="KaiTi" w:hAnsi="Cambria Math"/>
                <w:i/>
                <w:sz w:val="28"/>
                <w:szCs w:val="28"/>
              </w:rPr>
            </m:ctrlPr>
          </m:sSubPr>
          <m:e>
            <m:r>
              <w:rPr>
                <w:rFonts w:ascii="Cambria Math" w:eastAsia="KaiTi" w:hAnsi="Cambria Math" w:hint="eastAsia"/>
                <w:sz w:val="28"/>
                <w:szCs w:val="28"/>
              </w:rPr>
              <m:t>D</m:t>
            </m:r>
          </m:e>
          <m:sub>
            <m:r>
              <w:rPr>
                <w:rFonts w:ascii="Cambria Math" w:eastAsia="KaiTi" w:hAnsi="Cambria Math" w:cs="Cambria Math"/>
                <w:sz w:val="28"/>
                <w:szCs w:val="28"/>
              </w:rPr>
              <m:t>h</m:t>
            </m:r>
            <m:r>
              <w:rPr>
                <w:rFonts w:ascii="Cambria Math" w:eastAsia="KaiTi" w:hAnsi="Cambria Math" w:hint="eastAsia"/>
                <w:sz w:val="28"/>
                <w:szCs w:val="28"/>
              </w:rPr>
              <m:t>istory</m:t>
            </m:r>
          </m:sub>
        </m:sSub>
      </m:oMath>
      <w:r w:rsidRPr="00703ED4">
        <w:rPr>
          <w:rFonts w:ascii="KaiTi" w:eastAsia="KaiTi" w:hAnsi="KaiTi"/>
          <w:sz w:val="28"/>
          <w:szCs w:val="28"/>
        </w:rPr>
        <w:t>中的状态对</w:t>
      </w:r>
      <w:r w:rsidRPr="00703ED4">
        <w:rPr>
          <w:rFonts w:ascii="KaiTi" w:eastAsia="KaiTi" w:hAnsi="KaiTi" w:hint="eastAsia"/>
          <w:sz w:val="28"/>
          <w:szCs w:val="28"/>
        </w:rPr>
        <w:t>，</w:t>
      </w:r>
      <w:r w:rsidRPr="00703ED4">
        <w:rPr>
          <w:rFonts w:ascii="KaiTi" w:eastAsia="KaiTi" w:hAnsi="KaiTi"/>
          <w:sz w:val="28"/>
          <w:szCs w:val="28"/>
        </w:rPr>
        <w:t>对转</w:t>
      </w:r>
      <w:r w:rsidRPr="00703ED4">
        <w:rPr>
          <w:rFonts w:ascii="KaiTi" w:eastAsia="KaiTi" w:hAnsi="KaiTi"/>
          <w:sz w:val="28"/>
          <w:szCs w:val="28"/>
        </w:rPr>
        <w:lastRenderedPageBreak/>
        <w:t>移频次进行统计</w:t>
      </w:r>
      <w:r w:rsidRPr="00703ED4">
        <w:rPr>
          <w:rFonts w:ascii="KaiTi" w:eastAsia="KaiTi" w:hAnsi="KaiTi" w:hint="eastAsia"/>
          <w:sz w:val="28"/>
          <w:szCs w:val="28"/>
        </w:rPr>
        <w:t>；</w:t>
      </w:r>
      <w:r w:rsidRPr="00703ED4">
        <w:rPr>
          <w:rFonts w:ascii="KaiTi" w:eastAsia="KaiTi" w:hAnsi="KaiTi"/>
          <w:sz w:val="28"/>
          <w:szCs w:val="28"/>
        </w:rPr>
        <w:t>对物理上不可能发生的状态转移赋予零概率、对必然的状态转移赋予确定计数，随后按行归一化</w:t>
      </w:r>
      <w:r w:rsidRPr="00703ED4">
        <w:rPr>
          <w:rFonts w:ascii="KaiTi" w:eastAsia="KaiTi" w:hAnsi="KaiTi" w:hint="eastAsia"/>
          <w:sz w:val="28"/>
          <w:szCs w:val="28"/>
        </w:rPr>
        <w:t>，</w:t>
      </w:r>
      <w:r w:rsidRPr="00703ED4">
        <w:rPr>
          <w:rFonts w:ascii="KaiTi" w:eastAsia="KaiTi" w:hAnsi="KaiTi"/>
          <w:sz w:val="28"/>
          <w:szCs w:val="28"/>
        </w:rPr>
        <w:t>从而构建</w:t>
      </w:r>
      <w:del w:id="188" w:author="YU, QI (SI EP CEA R&amp;D DD)" w:date="2026-07-15T10:59:00Z">
        <w:r w:rsidRPr="00703ED4" w:rsidDel="00937701">
          <w:rPr>
            <w:rFonts w:ascii="KaiTi" w:eastAsia="KaiTi" w:hAnsi="KaiTi" w:hint="eastAsia"/>
            <w:sz w:val="28"/>
            <w:szCs w:val="28"/>
          </w:rPr>
          <w:delText>多智能体</w:delText>
        </w:r>
      </w:del>
      <w:ins w:id="189" w:author="YU, QI (SI EP CEA R&amp;D DD)" w:date="2026-07-15T10:59:00Z">
        <w:r w:rsidR="00937701">
          <w:rPr>
            <w:rFonts w:ascii="KaiTi" w:eastAsia="KaiTi" w:hAnsi="KaiTi" w:hint="eastAsia"/>
            <w:sz w:val="28"/>
            <w:szCs w:val="28"/>
          </w:rPr>
          <w:t>多智能体系统</w:t>
        </w:r>
      </w:ins>
      <w:r w:rsidRPr="00703ED4">
        <w:rPr>
          <w:rFonts w:ascii="KaiTi" w:eastAsia="KaiTi" w:hAnsi="KaiTi" w:hint="eastAsia"/>
          <w:sz w:val="28"/>
          <w:szCs w:val="28"/>
        </w:rPr>
        <w:t>的状态转移概率矩阵</w:t>
      </w:r>
      <m:oMath>
        <m:r>
          <w:rPr>
            <w:rFonts w:ascii="Cambria Math" w:eastAsia="KaiTi" w:hAnsi="Cambria Math" w:hint="eastAsia"/>
            <w:sz w:val="28"/>
            <w:szCs w:val="28"/>
          </w:rPr>
          <m:t>P</m:t>
        </m:r>
      </m:oMath>
      <w:r w:rsidRPr="00703ED4">
        <w:rPr>
          <w:rFonts w:ascii="KaiTi" w:eastAsia="KaiTi" w:hAnsi="KaiTi" w:hint="eastAsia"/>
          <w:sz w:val="28"/>
          <w:szCs w:val="28"/>
        </w:rPr>
        <w:t>，矩阵每行元素之和为1</w:t>
      </w:r>
      <w:r w:rsidRPr="00703ED4">
        <w:rPr>
          <w:rFonts w:ascii="KaiTi" w:eastAsia="KaiTi" w:hAnsi="KaiTi"/>
          <w:sz w:val="28"/>
          <w:szCs w:val="28"/>
        </w:rPr>
        <w:t>；同时遍历</w:t>
      </w:r>
      <m:oMath>
        <m:sSub>
          <m:sSubPr>
            <m:ctrlPr>
              <w:rPr>
                <w:rFonts w:ascii="Cambria Math" w:eastAsia="KaiTi" w:hAnsi="Cambria Math"/>
                <w:i/>
                <w:sz w:val="28"/>
                <w:szCs w:val="28"/>
              </w:rPr>
            </m:ctrlPr>
          </m:sSubPr>
          <m:e>
            <m:r>
              <w:rPr>
                <w:rFonts w:ascii="Cambria Math" w:eastAsia="KaiTi" w:hAnsi="Cambria Math" w:hint="eastAsia"/>
                <w:sz w:val="28"/>
                <w:szCs w:val="28"/>
              </w:rPr>
              <m:t>D</m:t>
            </m:r>
          </m:e>
          <m:sub>
            <m:r>
              <w:rPr>
                <w:rFonts w:ascii="Cambria Math" w:eastAsia="KaiTi" w:hAnsi="Cambria Math" w:cs="Cambria Math"/>
                <w:sz w:val="28"/>
                <w:szCs w:val="28"/>
              </w:rPr>
              <m:t>h</m:t>
            </m:r>
            <m:r>
              <w:rPr>
                <w:rFonts w:ascii="Cambria Math" w:eastAsia="KaiTi" w:hAnsi="Cambria Math" w:hint="eastAsia"/>
                <w:sz w:val="28"/>
                <w:szCs w:val="28"/>
              </w:rPr>
              <m:t>istory</m:t>
            </m:r>
          </m:sub>
        </m:sSub>
      </m:oMath>
      <w:r w:rsidRPr="00703ED4">
        <w:rPr>
          <w:rFonts w:ascii="KaiTi" w:eastAsia="KaiTi" w:hAnsi="KaiTi" w:hint="eastAsia"/>
          <w:sz w:val="28"/>
          <w:szCs w:val="28"/>
        </w:rPr>
        <w:t>统计</w:t>
      </w:r>
      <w:r w:rsidRPr="00703ED4">
        <w:rPr>
          <w:rFonts w:ascii="KaiTi" w:eastAsia="KaiTi" w:hAnsi="KaiTi"/>
          <w:sz w:val="28"/>
          <w:szCs w:val="28"/>
        </w:rPr>
        <w:t>各状态出现频次</w:t>
      </w:r>
      <w:r w:rsidRPr="00703ED4">
        <w:rPr>
          <w:rFonts w:ascii="KaiTi" w:eastAsia="KaiTi" w:hAnsi="KaiTi" w:hint="eastAsia"/>
          <w:sz w:val="28"/>
          <w:szCs w:val="28"/>
        </w:rPr>
        <w:t>，通过贝叶斯网络对</w:t>
      </w:r>
      <w:del w:id="190" w:author="YU, QI (SI EP CEA R&amp;D DD)" w:date="2026-07-15T10:59:00Z">
        <w:r w:rsidRPr="00703ED4" w:rsidDel="00937701">
          <w:rPr>
            <w:rFonts w:ascii="KaiTi" w:eastAsia="KaiTi" w:hAnsi="KaiTi" w:hint="eastAsia"/>
            <w:sz w:val="28"/>
            <w:szCs w:val="28"/>
          </w:rPr>
          <w:delText>多智能体</w:delText>
        </w:r>
      </w:del>
      <w:ins w:id="191" w:author="YU, QI (SI EP CEA R&amp;D DD)" w:date="2026-07-15T10:59:00Z">
        <w:r w:rsidR="00937701">
          <w:rPr>
            <w:rFonts w:ascii="KaiTi" w:eastAsia="KaiTi" w:hAnsi="KaiTi" w:hint="eastAsia"/>
            <w:sz w:val="28"/>
            <w:szCs w:val="28"/>
          </w:rPr>
          <w:t>多智能体系统</w:t>
        </w:r>
      </w:ins>
      <w:r w:rsidRPr="00703ED4">
        <w:rPr>
          <w:rFonts w:ascii="KaiTi" w:eastAsia="KaiTi" w:hAnsi="KaiTi" w:hint="eastAsia"/>
          <w:sz w:val="28"/>
          <w:szCs w:val="28"/>
        </w:rPr>
        <w:t>状态的出现频率进行计算，得到</w:t>
      </w:r>
      <w:r w:rsidRPr="00703ED4">
        <w:rPr>
          <w:rFonts w:ascii="KaiTi" w:eastAsia="KaiTi" w:hAnsi="KaiTi"/>
          <w:sz w:val="28"/>
          <w:szCs w:val="28"/>
        </w:rPr>
        <w:t>历史状态概率</w:t>
      </w:r>
      <w:r w:rsidRPr="00703ED4">
        <w:rPr>
          <w:rFonts w:ascii="KaiTi" w:eastAsia="KaiTi" w:hAnsi="KaiTi" w:hint="eastAsia"/>
          <w:sz w:val="28"/>
          <w:szCs w:val="28"/>
        </w:rPr>
        <w:t>向量</w:t>
      </w:r>
      <m:oMath>
        <m:sSub>
          <m:sSubPr>
            <m:ctrlPr>
              <w:rPr>
                <w:rFonts w:ascii="Cambria Math" w:eastAsia="KaiTi" w:hAnsi="Cambria Math"/>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oMath>
      <w:r w:rsidRPr="00703ED4">
        <w:rPr>
          <w:rFonts w:ascii="KaiTi" w:eastAsia="KaiTi" w:hAnsi="KaiTi" w:hint="eastAsia"/>
          <w:sz w:val="28"/>
          <w:szCs w:val="28"/>
        </w:rPr>
        <w:t>，向量中的各个元素之和为1；</w:t>
      </w:r>
      <w:r w:rsidR="00DF5C3D" w:rsidRPr="00703ED4">
        <w:rPr>
          <w:rFonts w:ascii="KaiTi" w:eastAsia="KaiTi" w:hAnsi="KaiTi"/>
          <w:sz w:val="28"/>
          <w:szCs w:val="28"/>
        </w:rPr>
        <w:t xml:space="preserve"> </w:t>
      </w:r>
    </w:p>
    <w:p w14:paraId="336811B3" w14:textId="2EE1F0FA" w:rsidR="009F4D33" w:rsidRPr="00703ED4" w:rsidRDefault="00477E25" w:rsidP="009F4D33">
      <w:pPr>
        <w:spacing w:line="360" w:lineRule="auto"/>
        <w:ind w:firstLineChars="200" w:firstLine="560"/>
        <w:rPr>
          <w:rFonts w:ascii="KaiTi" w:eastAsia="KaiTi" w:hAnsi="KaiTi"/>
          <w:sz w:val="28"/>
          <w:szCs w:val="28"/>
        </w:rPr>
      </w:pPr>
      <w:r w:rsidRPr="00703ED4">
        <w:rPr>
          <w:rFonts w:ascii="KaiTi" w:eastAsia="KaiTi" w:hAnsi="KaiTi" w:hint="eastAsia"/>
          <w:sz w:val="28"/>
          <w:szCs w:val="28"/>
        </w:rPr>
        <w:t>步骤S</w:t>
      </w:r>
      <w:r w:rsidRPr="00703ED4">
        <w:rPr>
          <w:rFonts w:ascii="KaiTi" w:eastAsia="KaiTi" w:hAnsi="KaiTi"/>
          <w:sz w:val="28"/>
          <w:szCs w:val="28"/>
        </w:rPr>
        <w:t>2</w:t>
      </w:r>
      <w:r w:rsidRPr="00703ED4">
        <w:rPr>
          <w:rFonts w:ascii="KaiTi" w:eastAsia="KaiTi" w:hAnsi="KaiTi" w:hint="eastAsia"/>
          <w:sz w:val="28"/>
          <w:szCs w:val="28"/>
        </w:rPr>
        <w:t>、</w:t>
      </w:r>
      <w:r w:rsidRPr="00703ED4">
        <w:rPr>
          <w:rFonts w:ascii="KaiTi" w:eastAsia="KaiTi" w:hAnsi="KaiTi" w:cs="微软雅黑"/>
          <w:color w:val="000000"/>
          <w:kern w:val="0"/>
          <w:sz w:val="28"/>
          <w:szCs w:val="28"/>
        </w:rPr>
        <w:t>自适应阈值生成</w:t>
      </w:r>
      <w:r w:rsidRPr="00703ED4">
        <w:rPr>
          <w:rFonts w:ascii="KaiTi" w:eastAsia="KaiTi" w:hAnsi="KaiTi" w:cs="微软雅黑" w:hint="eastAsia"/>
          <w:color w:val="000000"/>
          <w:kern w:val="0"/>
          <w:sz w:val="28"/>
          <w:szCs w:val="28"/>
        </w:rPr>
        <w:t>：</w:t>
      </w:r>
      <w:r w:rsidRPr="00703ED4">
        <w:rPr>
          <w:rFonts w:ascii="KaiTi" w:eastAsia="KaiTi" w:hAnsi="KaiTi" w:hint="eastAsia"/>
          <w:sz w:val="28"/>
          <w:szCs w:val="28"/>
        </w:rPr>
        <w:t>接收步骤S1中的</w:t>
      </w:r>
      <w:del w:id="192" w:author="YU, QI (SI EP CEA R&amp;D DD)" w:date="2026-07-15T10:59:00Z">
        <w:r w:rsidRPr="00703ED4" w:rsidDel="00937701">
          <w:rPr>
            <w:rFonts w:ascii="KaiTi" w:eastAsia="KaiTi" w:hAnsi="KaiTi" w:hint="eastAsia"/>
            <w:sz w:val="28"/>
            <w:szCs w:val="28"/>
          </w:rPr>
          <w:delText>多智能体</w:delText>
        </w:r>
      </w:del>
      <w:ins w:id="193" w:author="YU, QI (SI EP CEA R&amp;D DD)" w:date="2026-07-15T10:59:00Z">
        <w:r w:rsidR="00937701">
          <w:rPr>
            <w:rFonts w:ascii="KaiTi" w:eastAsia="KaiTi" w:hAnsi="KaiTi" w:hint="eastAsia"/>
            <w:sz w:val="28"/>
            <w:szCs w:val="28"/>
          </w:rPr>
          <w:t>多智能体系统</w:t>
        </w:r>
      </w:ins>
      <w:r w:rsidRPr="00703ED4">
        <w:rPr>
          <w:rFonts w:ascii="KaiTi" w:eastAsia="KaiTi" w:hAnsi="KaiTi" w:hint="eastAsia"/>
          <w:sz w:val="28"/>
          <w:szCs w:val="28"/>
        </w:rPr>
        <w:t>每个状态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i</m:t>
            </m:r>
          </m:sub>
        </m:sSub>
      </m:oMath>
      <w:r w:rsidRPr="00703ED4">
        <w:rPr>
          <w:rFonts w:ascii="KaiTi" w:eastAsia="KaiTi" w:hAnsi="KaiTi" w:hint="eastAsia"/>
          <w:sz w:val="28"/>
          <w:szCs w:val="28"/>
        </w:rPr>
        <w:t>的</w:t>
      </w:r>
      <w:r w:rsidRPr="00703ED4">
        <w:rPr>
          <w:rFonts w:ascii="KaiTi" w:eastAsia="KaiTi" w:hAnsi="KaiTi"/>
          <w:sz w:val="28"/>
          <w:szCs w:val="28"/>
        </w:rPr>
        <w:t>历史状态概率</w:t>
      </w:r>
      <w:r w:rsidRPr="00703ED4">
        <w:rPr>
          <w:rFonts w:ascii="KaiTi" w:eastAsia="KaiTi" w:hAnsi="KaiTi" w:hint="eastAsia"/>
          <w:sz w:val="28"/>
          <w:szCs w:val="28"/>
        </w:rPr>
        <w:t>向量</w:t>
      </w:r>
      <m:oMath>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1</m:t>
                </m:r>
              </m:sub>
            </m:sSub>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2</m:t>
                </m:r>
              </m:sub>
            </m:sSub>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ins w:id="194" w:author="YU, QI (SI EP CEA R&amp;D DD)" w:date="2026-07-15T11:18:00Z">
                    <w:rPr>
                      <w:rFonts w:ascii="Cambria Math" w:eastAsia="KaiTi" w:hAnsi="Cambria Math" w:hint="eastAsia"/>
                      <w:sz w:val="28"/>
                      <w:szCs w:val="28"/>
                    </w:rPr>
                    <m:t>N</m:t>
                  </w:ins>
                </m:r>
              </m:sub>
            </m:sSub>
          </m:e>
        </m:d>
        <m:r>
          <w:rPr>
            <w:rFonts w:ascii="Cambria Math" w:eastAsia="KaiTi" w:hAnsi="Cambria Math"/>
            <w:sz w:val="28"/>
            <w:szCs w:val="28"/>
          </w:rPr>
          <m:t>]</m:t>
        </m:r>
      </m:oMath>
      <w:r w:rsidRPr="00703ED4">
        <w:rPr>
          <w:rFonts w:ascii="KaiTi" w:eastAsia="KaiTi" w:hAnsi="KaiTi" w:cs="MS Gothic" w:hint="eastAsia"/>
          <w:sz w:val="28"/>
          <w:szCs w:val="28"/>
        </w:rPr>
        <w:t>；</w:t>
      </w:r>
      <w:r w:rsidRPr="00703ED4">
        <w:rPr>
          <w:rFonts w:ascii="KaiTi" w:eastAsia="KaiTi" w:hAnsi="KaiTi"/>
          <w:sz w:val="28"/>
          <w:szCs w:val="28"/>
        </w:rPr>
        <w:t>在预设</w:t>
      </w:r>
      <w:r w:rsidRPr="00703ED4">
        <w:rPr>
          <w:rFonts w:ascii="KaiTi" w:eastAsia="KaiTi" w:hAnsi="KaiTi" w:hint="eastAsia"/>
          <w:sz w:val="28"/>
          <w:szCs w:val="28"/>
        </w:rPr>
        <w:t>数值</w:t>
      </w:r>
      <w:r w:rsidRPr="00703ED4">
        <w:rPr>
          <w:rFonts w:ascii="KaiTi" w:eastAsia="KaiTi" w:hAnsi="KaiTi"/>
          <w:sz w:val="28"/>
          <w:szCs w:val="28"/>
        </w:rPr>
        <w:t>区间内逐一枚举全局缩放系数</w:t>
      </w:r>
      <m:oMath>
        <m:r>
          <w:rPr>
            <w:rFonts w:ascii="Cambria Math" w:eastAsia="KaiTi" w:hAnsi="Cambria Math" w:hint="eastAsia"/>
            <w:sz w:val="28"/>
            <w:szCs w:val="28"/>
          </w:rPr>
          <m:t>k</m:t>
        </m:r>
      </m:oMath>
      <w:r w:rsidRPr="00703ED4">
        <w:rPr>
          <w:rFonts w:ascii="KaiTi" w:eastAsia="KaiTi" w:hAnsi="KaiTi" w:hint="eastAsia"/>
          <w:sz w:val="28"/>
          <w:szCs w:val="28"/>
        </w:rPr>
        <w:t>的候选值，对每个候选的</w:t>
      </w:r>
      <m:oMath>
        <m:r>
          <w:rPr>
            <w:rFonts w:ascii="Cambria Math" w:eastAsia="KaiTi" w:hAnsi="Cambria Math" w:hint="eastAsia"/>
            <w:sz w:val="28"/>
            <w:szCs w:val="28"/>
          </w:rPr>
          <m:t>k</m:t>
        </m:r>
      </m:oMath>
      <w:r w:rsidRPr="00703ED4">
        <w:rPr>
          <w:rFonts w:ascii="KaiTi" w:eastAsia="KaiTi" w:hAnsi="KaiTi" w:hint="eastAsia"/>
          <w:sz w:val="28"/>
          <w:szCs w:val="28"/>
        </w:rPr>
        <w:t>值按</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hint="eastAsia"/>
                    <w:sz w:val="28"/>
                    <w:szCs w:val="28"/>
                  </w:rPr>
                  <m:t>i</m:t>
                </m:r>
              </m:sub>
            </m:sSub>
          </m:e>
        </m:d>
        <m:r>
          <w:rPr>
            <w:rFonts w:ascii="Cambria Math" w:eastAsia="KaiTi" w:hAnsi="Cambria Math"/>
            <w:sz w:val="28"/>
            <w:szCs w:val="28"/>
          </w:rPr>
          <m:t>×</m:t>
        </m:r>
        <m:r>
          <w:rPr>
            <w:rFonts w:ascii="Cambria Math" w:eastAsia="KaiTi" w:hAnsi="Cambria Math" w:hint="eastAsia"/>
            <w:sz w:val="28"/>
            <w:szCs w:val="28"/>
          </w:rPr>
          <m:t>k</m:t>
        </m:r>
      </m:oMath>
      <w:r w:rsidRPr="00703ED4">
        <w:rPr>
          <w:rFonts w:ascii="KaiTi" w:eastAsia="KaiTi" w:hAnsi="KaiTi" w:hint="eastAsia"/>
          <w:sz w:val="28"/>
          <w:szCs w:val="28"/>
        </w:rPr>
        <w:t>计算各状态的</w:t>
      </w:r>
      <w:del w:id="195" w:author="YU, QI (SI EP CEA R&amp;D DD)" w:date="2026-07-14T17:13:00Z">
        <w:r w:rsidRPr="00703ED4" w:rsidDel="007A1C05">
          <w:rPr>
            <w:rFonts w:ascii="KaiTi" w:eastAsia="KaiTi" w:hAnsi="KaiTi" w:hint="eastAsia"/>
            <w:sz w:val="28"/>
            <w:szCs w:val="28"/>
          </w:rPr>
          <w:delText>个性化阈值</w:delText>
        </w:r>
      </w:del>
      <w:ins w:id="196" w:author="YU, QI (SI EP CEA R&amp;D DD)" w:date="2026-07-14T17:13:00Z">
        <w:r w:rsidR="007A1C05">
          <w:rPr>
            <w:rFonts w:ascii="KaiTi" w:eastAsia="KaiTi" w:hAnsi="KaiTi" w:hint="eastAsia"/>
            <w:sz w:val="28"/>
            <w:szCs w:val="28"/>
          </w:rPr>
          <w:t>自适应阈值</w:t>
        </w:r>
      </w:ins>
      <w:r w:rsidRPr="00703ED4">
        <w:rPr>
          <w:rFonts w:ascii="KaiTi" w:eastAsia="KaiTi" w:hAnsi="KaiTi" w:hint="eastAsia"/>
          <w:sz w:val="28"/>
          <w:szCs w:val="28"/>
        </w:rPr>
        <w:t>，</w:t>
      </w:r>
      <w:r w:rsidRPr="00703ED4">
        <w:rPr>
          <w:rFonts w:ascii="KaiTi" w:eastAsia="KaiTi" w:hAnsi="KaiTi"/>
          <w:sz w:val="28"/>
          <w:szCs w:val="28"/>
        </w:rPr>
        <w:t>并在验证集上检测逻辑统计真正例TP、假正例FP与假负例FN，计算F1-score，选取F1-score最高的</w:t>
      </w:r>
      <m:oMath>
        <m:r>
          <w:rPr>
            <w:rFonts w:ascii="Cambria Math" w:eastAsia="KaiTi" w:hAnsi="Cambria Math" w:hint="eastAsia"/>
            <w:sz w:val="28"/>
            <w:szCs w:val="28"/>
          </w:rPr>
          <m:t>k</m:t>
        </m:r>
      </m:oMath>
      <w:r w:rsidRPr="00703ED4">
        <w:rPr>
          <w:rFonts w:ascii="KaiTi" w:eastAsia="KaiTi" w:hAnsi="KaiTi"/>
          <w:sz w:val="28"/>
          <w:szCs w:val="28"/>
        </w:rPr>
        <w:t>值作为最终全局缩放系数；以状态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i</m:t>
            </m:r>
          </m:sub>
        </m:sSub>
      </m:oMath>
      <w:r w:rsidRPr="00703ED4">
        <w:rPr>
          <w:rFonts w:ascii="KaiTi" w:eastAsia="KaiTi" w:hAnsi="KaiTi"/>
          <w:sz w:val="28"/>
          <w:szCs w:val="28"/>
        </w:rPr>
        <w:t>为键、以对应阈值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sz w:val="28"/>
          <w:szCs w:val="28"/>
        </w:rPr>
        <w:t>为值，构建阈值映射表ThresholdMap</w:t>
      </w:r>
      <w:r w:rsidRPr="00703ED4">
        <w:rPr>
          <w:rFonts w:ascii="KaiTi" w:eastAsia="KaiTi" w:hAnsi="KaiTi" w:hint="eastAsia"/>
          <w:sz w:val="28"/>
          <w:szCs w:val="28"/>
        </w:rPr>
        <w:t>；</w:t>
      </w:r>
      <w:r w:rsidR="00DF5C3D" w:rsidRPr="00703ED4">
        <w:rPr>
          <w:rFonts w:ascii="KaiTi" w:eastAsia="KaiTi" w:hAnsi="KaiTi"/>
          <w:sz w:val="28"/>
          <w:szCs w:val="28"/>
        </w:rPr>
        <w:t xml:space="preserve"> </w:t>
      </w:r>
    </w:p>
    <w:p w14:paraId="38B7E778" w14:textId="42AC7A9E" w:rsidR="009F4D33" w:rsidRPr="00703ED4" w:rsidRDefault="00477E25" w:rsidP="009F4D33">
      <w:pPr>
        <w:spacing w:line="360" w:lineRule="auto"/>
        <w:ind w:firstLineChars="200" w:firstLine="560"/>
        <w:rPr>
          <w:rFonts w:ascii="KaiTi" w:eastAsia="KaiTi" w:hAnsi="KaiTi"/>
          <w:sz w:val="28"/>
          <w:szCs w:val="28"/>
        </w:rPr>
      </w:pPr>
      <w:r w:rsidRPr="00703ED4">
        <w:rPr>
          <w:rFonts w:ascii="KaiTi" w:eastAsia="KaiTi" w:hAnsi="KaiTi" w:hint="eastAsia"/>
          <w:sz w:val="28"/>
          <w:szCs w:val="28"/>
        </w:rPr>
        <w:t>步骤S</w:t>
      </w:r>
      <w:r w:rsidRPr="00703ED4">
        <w:rPr>
          <w:rFonts w:ascii="KaiTi" w:eastAsia="KaiTi" w:hAnsi="KaiTi"/>
          <w:sz w:val="28"/>
          <w:szCs w:val="28"/>
        </w:rPr>
        <w:t>3</w:t>
      </w:r>
      <w:r w:rsidRPr="00703ED4">
        <w:rPr>
          <w:rFonts w:ascii="KaiTi" w:eastAsia="KaiTi" w:hAnsi="KaiTi" w:hint="eastAsia"/>
          <w:sz w:val="28"/>
          <w:szCs w:val="28"/>
        </w:rPr>
        <w:t>、</w:t>
      </w:r>
      <w:r w:rsidRPr="00703ED4">
        <w:rPr>
          <w:rFonts w:ascii="KaiTi" w:eastAsia="KaiTi" w:hAnsi="KaiTi" w:cs="微软雅黑"/>
          <w:color w:val="000000"/>
          <w:kern w:val="0"/>
          <w:sz w:val="28"/>
          <w:szCs w:val="28"/>
        </w:rPr>
        <w:t>实时异常检测</w:t>
      </w:r>
      <w:r w:rsidRPr="00703ED4">
        <w:rPr>
          <w:rFonts w:ascii="KaiTi" w:eastAsia="KaiTi" w:hAnsi="KaiTi" w:cs="微软雅黑" w:hint="eastAsia"/>
          <w:color w:val="000000"/>
          <w:kern w:val="0"/>
          <w:sz w:val="28"/>
          <w:szCs w:val="28"/>
        </w:rPr>
        <w:t>：</w:t>
      </w:r>
      <w:r w:rsidRPr="00703ED4">
        <w:rPr>
          <w:rFonts w:ascii="KaiTi" w:eastAsia="KaiTi" w:hAnsi="KaiTi"/>
          <w:sz w:val="28"/>
          <w:szCs w:val="28"/>
        </w:rPr>
        <w:t>循环接收</w:t>
      </w:r>
      <w:del w:id="197" w:author="YU, QI (SI EP CEA R&amp;D DD)" w:date="2026-07-15T10:59:00Z">
        <w:r w:rsidRPr="00703ED4" w:rsidDel="00937701">
          <w:rPr>
            <w:rFonts w:ascii="KaiTi" w:eastAsia="KaiTi" w:hAnsi="KaiTi" w:hint="eastAsia"/>
            <w:sz w:val="28"/>
            <w:szCs w:val="28"/>
          </w:rPr>
          <w:delText>多</w:delText>
        </w:r>
        <w:r w:rsidRPr="00703ED4" w:rsidDel="00937701">
          <w:rPr>
            <w:rFonts w:ascii="KaiTi" w:eastAsia="KaiTi" w:hAnsi="KaiTi"/>
            <w:sz w:val="28"/>
            <w:szCs w:val="28"/>
          </w:rPr>
          <w:delText>智能体</w:delText>
        </w:r>
      </w:del>
      <w:ins w:id="198" w:author="YU, QI (SI EP CEA R&amp;D DD)" w:date="2026-07-15T10:59:00Z">
        <w:r w:rsidR="00937701">
          <w:rPr>
            <w:rFonts w:ascii="KaiTi" w:eastAsia="KaiTi" w:hAnsi="KaiTi" w:hint="eastAsia"/>
            <w:sz w:val="28"/>
            <w:szCs w:val="28"/>
          </w:rPr>
          <w:t>多智能体系统</w:t>
        </w:r>
      </w:ins>
      <w:r w:rsidRPr="00703ED4">
        <w:rPr>
          <w:rFonts w:ascii="KaiTi" w:eastAsia="KaiTi" w:hAnsi="KaiTi" w:hint="eastAsia"/>
          <w:sz w:val="28"/>
          <w:szCs w:val="28"/>
        </w:rPr>
        <w:t>中</w:t>
      </w:r>
      <w:r w:rsidRPr="00703ED4">
        <w:rPr>
          <w:rFonts w:ascii="KaiTi" w:eastAsia="KaiTi" w:hAnsi="KaiTi"/>
          <w:sz w:val="28"/>
          <w:szCs w:val="28"/>
        </w:rPr>
        <w:t>的实时状态消息，在每个采样时刻读取</w:t>
      </w:r>
      <w:r w:rsidRPr="00703ED4">
        <w:rPr>
          <w:rFonts w:ascii="KaiTi" w:eastAsia="KaiTi" w:hAnsi="KaiTi" w:hint="eastAsia"/>
          <w:sz w:val="28"/>
          <w:szCs w:val="28"/>
        </w:rPr>
        <w:t>其</w:t>
      </w:r>
      <w:r w:rsidRPr="00703ED4">
        <w:rPr>
          <w:rFonts w:ascii="KaiTi" w:eastAsia="KaiTi" w:hAnsi="KaiTi"/>
          <w:sz w:val="28"/>
          <w:szCs w:val="28"/>
        </w:rPr>
        <w:t>当前实际状态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，将其编码为</w:t>
      </w:r>
      <w:r w:rsidRPr="00703ED4">
        <w:rPr>
          <w:rFonts w:ascii="KaiTi" w:eastAsia="KaiTi" w:hAnsi="KaiTi"/>
          <w:sz w:val="28"/>
          <w:szCs w:val="28"/>
        </w:rPr>
        <w:t>One-Hot向量</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w:t>
      </w:r>
      <w:r w:rsidRPr="00703ED4">
        <w:rPr>
          <w:rFonts w:ascii="KaiTi" w:eastAsia="KaiTi" w:hAnsi="KaiTi"/>
          <w:sz w:val="28"/>
          <w:szCs w:val="28"/>
        </w:rPr>
        <w:t>结合上一时刻的状态分布</w:t>
      </w:r>
      <m:oMath>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hint="eastAsia"/>
                <w:sz w:val="28"/>
                <w:szCs w:val="28"/>
              </w:rPr>
              <m:t>t</m:t>
            </m:r>
          </m:sub>
        </m:sSub>
      </m:oMath>
      <w:r w:rsidRPr="00703ED4">
        <w:rPr>
          <w:rFonts w:ascii="KaiTi" w:eastAsia="KaiTi" w:hAnsi="KaiTi" w:hint="eastAsia"/>
          <w:sz w:val="28"/>
          <w:szCs w:val="28"/>
        </w:rPr>
        <w:t>与状态转移概率矩阵</w:t>
      </w:r>
      <m:oMath>
        <m:r>
          <w:rPr>
            <w:rFonts w:ascii="Cambria Math" w:eastAsia="KaiTi" w:hAnsi="Cambria Math" w:hint="eastAsia"/>
            <w:sz w:val="28"/>
            <w:szCs w:val="28"/>
          </w:rPr>
          <m:t>P</m:t>
        </m:r>
      </m:oMath>
      <w:r w:rsidRPr="00703ED4">
        <w:rPr>
          <w:rFonts w:ascii="KaiTi" w:eastAsia="KaiTi" w:hAnsi="KaiTi" w:hint="eastAsia"/>
          <w:sz w:val="28"/>
          <w:szCs w:val="28"/>
        </w:rPr>
        <w:t>计算预测概率向量</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pred</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hint="eastAsia"/>
                <w:sz w:val="28"/>
                <w:szCs w:val="28"/>
              </w:rPr>
              <m:t>t</m:t>
            </m:r>
          </m:sub>
        </m:sSub>
        <m:r>
          <w:rPr>
            <w:rFonts w:ascii="Cambria Math" w:eastAsia="KaiTi" w:hAnsi="Cambria Math"/>
            <w:sz w:val="28"/>
            <w:szCs w:val="28"/>
          </w:rPr>
          <m:t>⋅</m:t>
        </m:r>
        <m:r>
          <w:rPr>
            <w:rFonts w:ascii="Cambria Math" w:eastAsia="KaiTi" w:hAnsi="Cambria Math" w:hint="eastAsia"/>
            <w:sz w:val="28"/>
            <w:szCs w:val="28"/>
          </w:rPr>
          <m:t>P</m:t>
        </m:r>
      </m:oMath>
      <w:r w:rsidRPr="00703ED4">
        <w:rPr>
          <w:rFonts w:ascii="KaiTi" w:eastAsia="KaiTi" w:hAnsi="KaiTi" w:hint="eastAsia"/>
          <w:sz w:val="28"/>
          <w:szCs w:val="28"/>
        </w:rPr>
        <w:t>；计算</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与</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pred</m:t>
            </m:r>
          </m:sub>
        </m:sSub>
      </m:oMath>
      <w:r w:rsidRPr="00703ED4">
        <w:rPr>
          <w:rFonts w:ascii="KaiTi" w:eastAsia="KaiTi" w:hAnsi="KaiTi" w:hint="eastAsia"/>
          <w:sz w:val="28"/>
          <w:szCs w:val="28"/>
        </w:rPr>
        <w:t>之间的欧氏距离偏差</w:t>
      </w:r>
      <m:oMath>
        <m:r>
          <w:rPr>
            <w:rFonts w:ascii="Cambria Math" w:eastAsia="KaiTi" w:hAnsi="Cambria Math" w:hint="eastAsia"/>
            <w:sz w:val="28"/>
            <w:szCs w:val="28"/>
          </w:rPr>
          <m:t>d</m:t>
        </m:r>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pred</m:t>
            </m:r>
          </m:sub>
        </m:sSub>
        <m:r>
          <w:rPr>
            <w:rFonts w:ascii="Cambria Math" w:eastAsia="KaiTi" w:hAnsi="Cambria Math"/>
            <w:sz w:val="28"/>
            <w:szCs w:val="28"/>
          </w:rPr>
          <m:t>|</m:t>
        </m:r>
      </m:oMath>
      <w:r w:rsidRPr="00703ED4">
        <w:rPr>
          <w:rFonts w:ascii="KaiTi" w:eastAsia="KaiTi" w:hAnsi="KaiTi" w:hint="eastAsia"/>
          <w:sz w:val="28"/>
          <w:szCs w:val="28"/>
        </w:rPr>
        <w:t>；</w:t>
      </w:r>
    </w:p>
    <w:p w14:paraId="5ACCB910" w14:textId="77777777" w:rsidR="009F4D33" w:rsidRPr="00703ED4" w:rsidRDefault="00477E25" w:rsidP="009F4D33">
      <w:pPr>
        <w:spacing w:line="360" w:lineRule="auto"/>
        <w:ind w:firstLineChars="200" w:firstLine="560"/>
        <w:rPr>
          <w:rFonts w:ascii="KaiTi" w:eastAsia="KaiTi" w:hAnsi="KaiTi"/>
          <w:sz w:val="28"/>
          <w:szCs w:val="28"/>
        </w:rPr>
      </w:pPr>
      <w:r w:rsidRPr="00703ED4">
        <w:rPr>
          <w:rFonts w:ascii="KaiTi" w:eastAsia="KaiTi" w:hAnsi="KaiTi" w:hint="eastAsia"/>
          <w:sz w:val="28"/>
          <w:szCs w:val="28"/>
        </w:rPr>
        <w:t>从</w:t>
      </w:r>
      <w:r w:rsidRPr="00703ED4">
        <w:rPr>
          <w:rFonts w:ascii="KaiTi" w:eastAsia="KaiTi" w:hAnsi="KaiTi"/>
          <w:sz w:val="28"/>
          <w:szCs w:val="28"/>
        </w:rPr>
        <w:t>ThresholdMap中查询当前状态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i</m:t>
            </m:r>
          </m:sub>
        </m:sSub>
      </m:oMath>
      <w:r w:rsidRPr="00703ED4">
        <w:rPr>
          <w:rFonts w:ascii="KaiTi" w:eastAsia="KaiTi" w:hAnsi="KaiTi" w:hint="eastAsia"/>
          <w:sz w:val="28"/>
          <w:szCs w:val="28"/>
        </w:rPr>
        <w:t>，也就</w:t>
      </w:r>
      <w:r w:rsidRPr="00703ED4">
        <w:rPr>
          <w:rFonts w:ascii="KaiTi" w:eastAsia="KaiTi" w:hAnsi="KaiTi"/>
          <w:sz w:val="28"/>
          <w:szCs w:val="28"/>
        </w:rPr>
        <w:t>是</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w:t>
      </w:r>
      <w:r w:rsidRPr="00703ED4">
        <w:rPr>
          <w:rFonts w:ascii="KaiTi" w:eastAsia="KaiTi" w:hAnsi="KaiTi"/>
          <w:sz w:val="28"/>
          <w:szCs w:val="28"/>
        </w:rPr>
        <w:t>对应的自适应阈值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hint="eastAsia"/>
          <w:sz w:val="28"/>
          <w:szCs w:val="28"/>
        </w:rPr>
        <w:t>进行比对：若</w:t>
      </w:r>
      <m:oMath>
        <m:r>
          <w:rPr>
            <w:rFonts w:ascii="Cambria Math" w:eastAsia="KaiTi" w:hAnsi="Cambria Math" w:hint="eastAsia"/>
            <w:sz w:val="28"/>
            <w:szCs w:val="28"/>
          </w:rPr>
          <m:t>d</m:t>
        </m:r>
        <m:r>
          <w:rPr>
            <w:rFonts w:ascii="Cambria Math" w:eastAsia="KaiTi" w:hAnsi="Cambria Math"/>
            <w:sz w:val="28"/>
            <w:szCs w:val="28"/>
          </w:rPr>
          <m:t>&lt;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hint="eastAsia"/>
          <w:sz w:val="28"/>
          <w:szCs w:val="28"/>
        </w:rPr>
        <w:t>则判定正常，更新状态分布</w:t>
      </w:r>
      <m:oMath>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hint="eastAsia"/>
                <w:sz w:val="28"/>
                <w:szCs w:val="28"/>
              </w:rPr>
              <m:t>t</m:t>
            </m:r>
            <m:r>
              <w:rPr>
                <w:rFonts w:ascii="Cambria Math" w:eastAsia="KaiTi" w:hAnsi="Cambria Math"/>
                <w:sz w:val="28"/>
                <w:szCs w:val="28"/>
              </w:rPr>
              <m:t>+1</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actual</m:t>
            </m:r>
          </m:sub>
        </m:sSub>
      </m:oMath>
      <w:r w:rsidRPr="00703ED4">
        <w:rPr>
          <w:rFonts w:ascii="KaiTi" w:eastAsia="KaiTi" w:hAnsi="KaiTi" w:hint="eastAsia"/>
          <w:sz w:val="28"/>
          <w:szCs w:val="28"/>
        </w:rPr>
        <w:t>并进入下一循环；若</w:t>
      </w:r>
      <m:oMath>
        <m:r>
          <w:rPr>
            <w:rFonts w:ascii="Cambria Math" w:eastAsia="KaiTi" w:hAnsi="Cambria Math" w:hint="eastAsia"/>
            <w:sz w:val="28"/>
            <w:szCs w:val="28"/>
          </w:rPr>
          <m:t>d</m:t>
        </m:r>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hint="eastAsia"/>
          <w:sz w:val="28"/>
          <w:szCs w:val="28"/>
        </w:rPr>
        <w:t>则判定为存在数据注入攻击，</w:t>
      </w:r>
      <w:r w:rsidRPr="00703ED4">
        <w:rPr>
          <w:rFonts w:ascii="KaiTi" w:eastAsia="KaiTi" w:hAnsi="KaiTi"/>
          <w:sz w:val="28"/>
          <w:szCs w:val="28"/>
        </w:rPr>
        <w:t>触发异常告警，记录包含智能体标号、时间戳、实际状态、预测分布、偏差值及阈值的异常事件日志</w:t>
      </w:r>
      <w:r w:rsidRPr="00703ED4">
        <w:rPr>
          <w:rFonts w:ascii="KaiTi" w:eastAsia="KaiTi" w:hAnsi="KaiTi" w:hint="eastAsia"/>
          <w:sz w:val="28"/>
          <w:szCs w:val="28"/>
        </w:rPr>
        <w:t>。</w:t>
      </w:r>
    </w:p>
    <w:p w14:paraId="2F59C753" w14:textId="7AE49145" w:rsidR="00477E25" w:rsidRPr="00703ED4" w:rsidRDefault="00477E25" w:rsidP="009F4D33">
      <w:pPr>
        <w:spacing w:line="360" w:lineRule="auto"/>
        <w:ind w:firstLineChars="200" w:firstLine="560"/>
        <w:rPr>
          <w:rFonts w:ascii="KaiTi" w:eastAsia="KaiTi" w:hAnsi="KaiTi"/>
          <w:sz w:val="28"/>
          <w:szCs w:val="28"/>
        </w:rPr>
      </w:pPr>
      <w:r w:rsidRPr="00703ED4">
        <w:rPr>
          <w:rFonts w:ascii="KaiTi" w:eastAsia="KaiTi" w:hAnsi="KaiTi" w:hint="eastAsia"/>
          <w:sz w:val="28"/>
          <w:szCs w:val="28"/>
        </w:rPr>
        <w:t>与现有技术相比，本发明具有的有益效果：</w:t>
      </w:r>
    </w:p>
    <w:p w14:paraId="224080B0" w14:textId="77777777" w:rsidR="00477E25" w:rsidRPr="00703ED4" w:rsidRDefault="00477E25" w:rsidP="009F4D33">
      <w:pPr>
        <w:adjustRightInd w:val="0"/>
        <w:snapToGrid w:val="0"/>
        <w:spacing w:line="360" w:lineRule="auto"/>
        <w:rPr>
          <w:rFonts w:ascii="KaiTi" w:eastAsia="KaiTi" w:hAnsi="KaiTi"/>
          <w:sz w:val="28"/>
          <w:szCs w:val="28"/>
        </w:rPr>
      </w:pPr>
      <w:r w:rsidRPr="00703ED4">
        <w:rPr>
          <w:rFonts w:ascii="KaiTi" w:eastAsia="KaiTi" w:hAnsi="KaiTi"/>
          <w:sz w:val="28"/>
          <w:szCs w:val="28"/>
        </w:rPr>
        <w:t>（1）引入物理可行性约束，从根本上排除非法状态转移，提升了模型对工业系统运行规律的表达精度</w:t>
      </w:r>
      <w:r w:rsidRPr="00703ED4">
        <w:rPr>
          <w:rFonts w:ascii="KaiTi" w:eastAsia="KaiTi" w:hAnsi="KaiTi" w:hint="eastAsia"/>
          <w:sz w:val="28"/>
          <w:szCs w:val="28"/>
        </w:rPr>
        <w:t>。</w:t>
      </w:r>
    </w:p>
    <w:p w14:paraId="1F95A8FF" w14:textId="5DF206A4" w:rsidR="00477E25" w:rsidRPr="00703ED4" w:rsidRDefault="00477E25" w:rsidP="00477E25">
      <w:pPr>
        <w:adjustRightInd w:val="0"/>
        <w:snapToGrid w:val="0"/>
        <w:spacing w:line="360" w:lineRule="auto"/>
        <w:ind w:firstLineChars="200" w:firstLine="560"/>
        <w:rPr>
          <w:rFonts w:ascii="KaiTi" w:eastAsia="KaiTi" w:hAnsi="KaiTi"/>
          <w:sz w:val="28"/>
          <w:szCs w:val="28"/>
        </w:rPr>
      </w:pPr>
      <w:r w:rsidRPr="00703ED4">
        <w:rPr>
          <w:rFonts w:ascii="KaiTi" w:eastAsia="KaiTi" w:hAnsi="KaiTi"/>
          <w:sz w:val="28"/>
          <w:szCs w:val="28"/>
        </w:rPr>
        <w:t>本发明在步骤S1中，基于工业领域知识对</w:t>
      </w:r>
      <w:del w:id="199" w:author="YU, QI (SI EP CEA R&amp;D DD)" w:date="2026-07-15T10:59:00Z">
        <w:r w:rsidRPr="00703ED4" w:rsidDel="00937701">
          <w:rPr>
            <w:rFonts w:ascii="KaiTi" w:eastAsia="KaiTi" w:hAnsi="KaiTi"/>
            <w:sz w:val="28"/>
            <w:szCs w:val="28"/>
          </w:rPr>
          <w:delText>多智能体</w:delText>
        </w:r>
      </w:del>
      <w:ins w:id="200"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状态转移施加操作约束，对物理上不可能发生的状态转移直接赋予零概率，仅对合法状态转移按历史频次进行归一化建模。这一机制使状态转移概率矩阵</w:t>
      </w:r>
      <m:oMath>
        <m:r>
          <w:rPr>
            <w:rFonts w:ascii="Cambria Math" w:eastAsia="KaiTi" w:hAnsi="Cambria Math" w:hint="eastAsia"/>
            <w:sz w:val="28"/>
            <w:szCs w:val="28"/>
          </w:rPr>
          <m:t>P</m:t>
        </m:r>
      </m:oMath>
      <w:r w:rsidRPr="00703ED4">
        <w:rPr>
          <w:rFonts w:ascii="KaiTi" w:eastAsia="KaiTi" w:hAnsi="KaiTi"/>
          <w:sz w:val="28"/>
          <w:szCs w:val="28"/>
        </w:rPr>
        <w:t>严格符合工业系统的物理运行逻辑，从源头消除了因非法转移路径引入的误判风险，同时也使模型</w:t>
      </w:r>
      <w:del w:id="201" w:author="YU, QI (SI EP CEA R&amp;D DD)" w:date="2026-07-14T17:36:00Z">
        <w:r w:rsidRPr="00703ED4" w:rsidDel="00DD347D">
          <w:rPr>
            <w:rFonts w:ascii="KaiTi" w:eastAsia="KaiTi" w:hAnsi="KaiTi"/>
            <w:sz w:val="28"/>
            <w:szCs w:val="28"/>
          </w:rPr>
          <w:delText>无需任何攻击样本</w:delText>
        </w:r>
      </w:del>
      <w:ins w:id="202" w:author="YU, QI (SI EP CEA R&amp;D DD)" w:date="2026-07-14T17:36:00Z">
        <w:r w:rsidR="00DD347D">
          <w:rPr>
            <w:rFonts w:ascii="KaiTi" w:eastAsia="KaiTi" w:hAnsi="KaiTi"/>
            <w:sz w:val="28"/>
            <w:szCs w:val="28"/>
          </w:rPr>
          <w:t>仅需少量正常样本</w:t>
        </w:r>
      </w:ins>
      <w:r w:rsidRPr="00703ED4">
        <w:rPr>
          <w:rFonts w:ascii="KaiTi" w:eastAsia="KaiTi" w:hAnsi="KaiTi"/>
          <w:sz w:val="28"/>
          <w:szCs w:val="28"/>
        </w:rPr>
        <w:t>即可完成离线训练，大幅降低了部署门槛。</w:t>
      </w:r>
    </w:p>
    <w:p w14:paraId="4B80F5EF" w14:textId="77777777" w:rsidR="00477E25" w:rsidRPr="00703ED4" w:rsidRDefault="00477E25" w:rsidP="009F4D33">
      <w:pPr>
        <w:adjustRightInd w:val="0"/>
        <w:snapToGrid w:val="0"/>
        <w:spacing w:line="360" w:lineRule="auto"/>
        <w:rPr>
          <w:rFonts w:ascii="KaiTi" w:eastAsia="KaiTi" w:hAnsi="KaiTi"/>
          <w:sz w:val="28"/>
          <w:szCs w:val="28"/>
        </w:rPr>
      </w:pPr>
      <w:r w:rsidRPr="00703ED4">
        <w:rPr>
          <w:rFonts w:ascii="KaiTi" w:eastAsia="KaiTi" w:hAnsi="KaiTi"/>
          <w:sz w:val="28"/>
          <w:szCs w:val="28"/>
        </w:rPr>
        <w:lastRenderedPageBreak/>
        <w:t>（2）采用贝叶斯网络实现了对各状态历史状态概率的归一化，为自适应阈值生成提供了可靠的概率基础。</w:t>
      </w:r>
    </w:p>
    <w:p w14:paraId="2D67AD9D" w14:textId="092DE23C" w:rsidR="00477E25" w:rsidRPr="00703ED4" w:rsidRDefault="00477E25" w:rsidP="00477E25">
      <w:pPr>
        <w:adjustRightInd w:val="0"/>
        <w:snapToGrid w:val="0"/>
        <w:spacing w:line="360" w:lineRule="auto"/>
        <w:ind w:firstLineChars="200" w:firstLine="560"/>
        <w:rPr>
          <w:rFonts w:ascii="KaiTi" w:eastAsia="KaiTi" w:hAnsi="KaiTi"/>
          <w:sz w:val="28"/>
          <w:szCs w:val="28"/>
        </w:rPr>
      </w:pPr>
      <w:r w:rsidRPr="00703ED4">
        <w:rPr>
          <w:rFonts w:ascii="KaiTi" w:eastAsia="KaiTi" w:hAnsi="KaiTi"/>
          <w:sz w:val="28"/>
          <w:szCs w:val="28"/>
        </w:rPr>
        <w:t>本发明在步骤S1中，通过贝叶斯网络对</w:t>
      </w:r>
      <w:del w:id="203" w:author="YU, QI (SI EP CEA R&amp;D DD)" w:date="2026-07-15T10:59:00Z">
        <w:r w:rsidRPr="00703ED4" w:rsidDel="00937701">
          <w:rPr>
            <w:rFonts w:ascii="KaiTi" w:eastAsia="KaiTi" w:hAnsi="KaiTi"/>
            <w:sz w:val="28"/>
            <w:szCs w:val="28"/>
          </w:rPr>
          <w:delText>多智能体</w:delText>
        </w:r>
      </w:del>
      <w:ins w:id="204"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各状态的出现频率进行估计，得到历史状态概率向量</w:t>
      </w:r>
      <m:oMath>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oMath>
      <w:r w:rsidRPr="00703ED4">
        <w:rPr>
          <w:rFonts w:ascii="KaiTi" w:eastAsia="KaiTi" w:hAnsi="KaiTi"/>
          <w:sz w:val="28"/>
          <w:szCs w:val="28"/>
        </w:rPr>
        <w:t>。相比简单频次统计，贝叶斯推断能够在历史数据有限的情况下对低频状态的概率进行合理平滑，避免了零概率导致的阈值失效问题，为后续各状态</w:t>
      </w:r>
      <w:del w:id="205" w:author="YU, QI (SI EP CEA R&amp;D DD)" w:date="2026-07-14T17:13:00Z">
        <w:r w:rsidRPr="00703ED4" w:rsidDel="007A1C05">
          <w:rPr>
            <w:rFonts w:ascii="KaiTi" w:eastAsia="KaiTi" w:hAnsi="KaiTi"/>
            <w:sz w:val="28"/>
            <w:szCs w:val="28"/>
          </w:rPr>
          <w:delText>个性化阈值</w:delText>
        </w:r>
      </w:del>
      <w:ins w:id="206" w:author="YU, QI (SI EP CEA R&amp;D DD)" w:date="2026-07-14T17:13:00Z">
        <w:r w:rsidR="007A1C05">
          <w:rPr>
            <w:rFonts w:ascii="KaiTi" w:eastAsia="KaiTi" w:hAnsi="KaiTi"/>
            <w:sz w:val="28"/>
            <w:szCs w:val="28"/>
          </w:rPr>
          <w:t>自适应阈值</w:t>
        </w:r>
      </w:ins>
      <w:r w:rsidRPr="00703ED4">
        <w:rPr>
          <w:rFonts w:ascii="KaiTi" w:eastAsia="KaiTi" w:hAnsi="KaiTi"/>
          <w:sz w:val="28"/>
          <w:szCs w:val="28"/>
        </w:rPr>
        <w:t>的计算提供了稳健的概率依据。</w:t>
      </w:r>
    </w:p>
    <w:p w14:paraId="7D7C2710" w14:textId="035A68F5" w:rsidR="00477E25" w:rsidRPr="00703ED4" w:rsidRDefault="00477E25" w:rsidP="009F4D33">
      <w:pPr>
        <w:adjustRightInd w:val="0"/>
        <w:snapToGrid w:val="0"/>
        <w:spacing w:line="360" w:lineRule="auto"/>
        <w:rPr>
          <w:rFonts w:ascii="KaiTi" w:eastAsia="KaiTi" w:hAnsi="KaiTi"/>
          <w:sz w:val="28"/>
          <w:szCs w:val="28"/>
        </w:rPr>
      </w:pPr>
      <w:r w:rsidRPr="00703ED4">
        <w:rPr>
          <w:rFonts w:ascii="KaiTi" w:eastAsia="KaiTi" w:hAnsi="KaiTi"/>
          <w:sz w:val="28"/>
          <w:szCs w:val="28"/>
        </w:rPr>
        <w:t>（3）提出基于自信息量映射的自适应阈值生成机制，实现了对不同状态的个性化异常判定，从根本上解决了固定阈值在</w:t>
      </w:r>
      <w:ins w:id="207" w:author="YU, QI (SI EP CEA R&amp;D DD)" w:date="2026-07-14T17:35:00Z">
        <w:r w:rsidR="002E43F6" w:rsidRPr="002E43F6">
          <w:rPr>
            <w:rFonts w:ascii="KaiTi" w:eastAsia="KaiTi" w:hAnsi="KaiTi"/>
            <w:sz w:val="28"/>
            <w:szCs w:val="28"/>
          </w:rPr>
          <w:t>工业</w:t>
        </w:r>
      </w:ins>
      <w:ins w:id="208" w:author="YU, QI (SI EP CEA R&amp;D DD)" w:date="2026-07-15T10:59:00Z">
        <w:r w:rsidR="00937701">
          <w:rPr>
            <w:rFonts w:ascii="KaiTi" w:eastAsia="KaiTi" w:hAnsi="KaiTi"/>
            <w:sz w:val="28"/>
            <w:szCs w:val="28"/>
          </w:rPr>
          <w:t>多智能体系统</w:t>
        </w:r>
      </w:ins>
      <w:del w:id="209" w:author="YU, QI (SI EP CEA R&amp;D DD)" w:date="2026-07-14T17:35:00Z">
        <w:r w:rsidRPr="00703ED4" w:rsidDel="002E43F6">
          <w:rPr>
            <w:rFonts w:ascii="KaiTi" w:eastAsia="KaiTi" w:hAnsi="KaiTi"/>
            <w:sz w:val="28"/>
            <w:szCs w:val="28"/>
          </w:rPr>
          <w:delText>多状态工业</w:delText>
        </w:r>
      </w:del>
      <w:r w:rsidRPr="00703ED4">
        <w:rPr>
          <w:rFonts w:ascii="KaiTi" w:eastAsia="KaiTi" w:hAnsi="KaiTi"/>
          <w:sz w:val="28"/>
          <w:szCs w:val="28"/>
        </w:rPr>
        <w:t>系统中误报率与漏报率难以兼顾的问题。</w:t>
      </w:r>
    </w:p>
    <w:p w14:paraId="1EF39883" w14:textId="0949BB88" w:rsidR="00477E25" w:rsidRPr="00703ED4" w:rsidRDefault="00477E25" w:rsidP="00477E25">
      <w:pPr>
        <w:adjustRightInd w:val="0"/>
        <w:snapToGrid w:val="0"/>
        <w:spacing w:line="360" w:lineRule="auto"/>
        <w:ind w:firstLineChars="200" w:firstLine="560"/>
        <w:rPr>
          <w:rFonts w:ascii="KaiTi" w:eastAsia="KaiTi" w:hAnsi="KaiTi"/>
          <w:sz w:val="28"/>
          <w:szCs w:val="28"/>
        </w:rPr>
      </w:pPr>
      <w:r w:rsidRPr="00703ED4">
        <w:rPr>
          <w:rFonts w:ascii="KaiTi" w:eastAsia="KaiTi" w:hAnsi="KaiTi"/>
          <w:sz w:val="28"/>
          <w:szCs w:val="28"/>
        </w:rPr>
        <w:t>本发明在步骤S2中，为每个状态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hint="eastAsia"/>
                <w:sz w:val="28"/>
                <w:szCs w:val="28"/>
              </w:rPr>
              <m:t>i</m:t>
            </m:r>
          </m:sub>
        </m:sSub>
      </m:oMath>
      <w:r w:rsidRPr="00703ED4">
        <w:rPr>
          <w:rFonts w:ascii="KaiTi" w:eastAsia="KaiTi" w:hAnsi="KaiTi"/>
          <w:sz w:val="28"/>
          <w:szCs w:val="28"/>
        </w:rPr>
        <w:t>独立计算专属异常判定阈值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hint="eastAsia"/>
                <w:sz w:val="28"/>
                <w:szCs w:val="28"/>
              </w:rPr>
              <m:t>P</m:t>
            </m:r>
          </m:e>
          <m:sub>
            <m:r>
              <w:rPr>
                <w:rFonts w:ascii="Cambria Math" w:eastAsia="KaiTi" w:hAnsi="Cambria Math" w:cs="Cambria Math"/>
                <w:sz w:val="28"/>
                <w:szCs w:val="28"/>
              </w:rPr>
              <m:t>h</m:t>
            </m:r>
            <m:r>
              <w:rPr>
                <w:rFonts w:ascii="Cambria Math" w:eastAsia="KaiTi" w:hAnsi="Cambria Math" w:cs="Cambria Math" w:hint="eastAsia"/>
                <w:sz w:val="28"/>
                <w:szCs w:val="28"/>
              </w:rPr>
              <m:t>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hint="eastAsia"/>
                    <w:sz w:val="28"/>
                    <w:szCs w:val="28"/>
                  </w:rPr>
                  <m:t>i</m:t>
                </m:r>
              </m:sub>
            </m:sSub>
          </m:e>
        </m:d>
        <m:r>
          <w:rPr>
            <w:rFonts w:ascii="Cambria Math" w:eastAsia="KaiTi" w:hAnsi="Cambria Math"/>
            <w:sz w:val="28"/>
            <w:szCs w:val="28"/>
          </w:rPr>
          <m:t>×</m:t>
        </m:r>
        <m:r>
          <w:rPr>
            <w:rFonts w:ascii="Cambria Math" w:eastAsia="KaiTi" w:hAnsi="Cambria Math" w:hint="eastAsia"/>
            <w:sz w:val="28"/>
            <w:szCs w:val="28"/>
          </w:rPr>
          <m:t>k</m:t>
        </m:r>
      </m:oMath>
      <w:r w:rsidRPr="00703ED4">
        <w:rPr>
          <w:rFonts w:ascii="KaiTi" w:eastAsia="KaiTi" w:hAnsi="KaiTi"/>
          <w:sz w:val="28"/>
          <w:szCs w:val="28"/>
        </w:rPr>
        <w:t>，并构建阈值映射表ThresholdMap。对于历史出现频率较高的常见状态，其阈值相对宽松，容忍正常波动；对于历史出现频率较低的稀有状态，其阈值相对严格，对异常更为敏感。这种</w:t>
      </w:r>
      <w:del w:id="210" w:author="YU, QI (SI EP CEA R&amp;D DD)" w:date="2026-07-14T17:13:00Z">
        <w:r w:rsidRPr="00703ED4" w:rsidDel="007A1C05">
          <w:rPr>
            <w:rFonts w:ascii="KaiTi" w:eastAsia="KaiTi" w:hAnsi="KaiTi"/>
            <w:sz w:val="28"/>
            <w:szCs w:val="28"/>
          </w:rPr>
          <w:delText>个性化阈值</w:delText>
        </w:r>
      </w:del>
      <w:ins w:id="211" w:author="YU, QI (SI EP CEA R&amp;D DD)" w:date="2026-07-14T17:13:00Z">
        <w:r w:rsidR="007A1C05">
          <w:rPr>
            <w:rFonts w:ascii="KaiTi" w:eastAsia="KaiTi" w:hAnsi="KaiTi"/>
            <w:sz w:val="28"/>
            <w:szCs w:val="28"/>
          </w:rPr>
          <w:t>自适应阈值</w:t>
        </w:r>
      </w:ins>
      <w:r w:rsidRPr="00703ED4">
        <w:rPr>
          <w:rFonts w:ascii="KaiTi" w:eastAsia="KaiTi" w:hAnsi="KaiTi"/>
          <w:sz w:val="28"/>
          <w:szCs w:val="28"/>
        </w:rPr>
        <w:t>设计使检测系统能够自动适应不同状态的统计特性，在不同运行模式下均保持稳定的检测性能。</w:t>
      </w:r>
    </w:p>
    <w:p w14:paraId="022E8B45" w14:textId="77777777" w:rsidR="00477E25" w:rsidRPr="00703ED4" w:rsidRDefault="00477E25" w:rsidP="009F4D33">
      <w:pPr>
        <w:adjustRightInd w:val="0"/>
        <w:snapToGrid w:val="0"/>
        <w:spacing w:line="360" w:lineRule="auto"/>
        <w:rPr>
          <w:rFonts w:ascii="KaiTi" w:eastAsia="KaiTi" w:hAnsi="KaiTi"/>
          <w:sz w:val="28"/>
          <w:szCs w:val="28"/>
        </w:rPr>
      </w:pPr>
      <w:r w:rsidRPr="00703ED4">
        <w:rPr>
          <w:rFonts w:ascii="KaiTi" w:eastAsia="KaiTi" w:hAnsi="KaiTi"/>
          <w:sz w:val="28"/>
          <w:szCs w:val="28"/>
        </w:rPr>
        <w:t>（4）通过网格搜索自动确定全局缩放系数</w:t>
      </w:r>
      <m:oMath>
        <m:r>
          <w:rPr>
            <w:rFonts w:ascii="Cambria Math" w:eastAsia="KaiTi" w:hAnsi="Cambria Math" w:hint="eastAsia"/>
            <w:sz w:val="28"/>
            <w:szCs w:val="28"/>
          </w:rPr>
          <m:t>k</m:t>
        </m:r>
      </m:oMath>
      <w:r w:rsidRPr="00703ED4">
        <w:rPr>
          <w:rFonts w:ascii="KaiTi" w:eastAsia="KaiTi" w:hAnsi="KaiTi"/>
          <w:sz w:val="28"/>
          <w:szCs w:val="28"/>
        </w:rPr>
        <w:t>，避免了人工调参的主观性，保证了阈值量级与实际偏差值的匹配性。</w:t>
      </w:r>
    </w:p>
    <w:p w14:paraId="4EA199F3" w14:textId="3DC35668" w:rsidR="00477E25" w:rsidRPr="00703ED4" w:rsidRDefault="00477E25" w:rsidP="00477E25">
      <w:pPr>
        <w:adjustRightInd w:val="0"/>
        <w:snapToGrid w:val="0"/>
        <w:spacing w:line="360" w:lineRule="auto"/>
        <w:ind w:firstLineChars="200" w:firstLine="560"/>
        <w:rPr>
          <w:rFonts w:ascii="KaiTi" w:eastAsia="KaiTi" w:hAnsi="KaiTi"/>
          <w:sz w:val="28"/>
          <w:szCs w:val="28"/>
        </w:rPr>
      </w:pPr>
      <w:r w:rsidRPr="00703ED4">
        <w:rPr>
          <w:rFonts w:ascii="KaiTi" w:eastAsia="KaiTi" w:hAnsi="KaiTi"/>
          <w:sz w:val="28"/>
          <w:szCs w:val="28"/>
        </w:rPr>
        <w:t>本发明在步骤S2中，</w:t>
      </w:r>
      <w:r w:rsidR="00944F53" w:rsidRPr="00703ED4">
        <w:rPr>
          <w:rFonts w:ascii="KaiTi" w:eastAsia="KaiTi" w:hAnsi="KaiTi" w:hint="eastAsia"/>
          <w:sz w:val="28"/>
          <w:szCs w:val="28"/>
        </w:rPr>
        <w:t>特设</w:t>
      </w:r>
      <w:r w:rsidR="00944F53" w:rsidRPr="00703ED4">
        <w:rPr>
          <w:rFonts w:ascii="KaiTi" w:eastAsia="KaiTi" w:hAnsi="KaiTi"/>
          <w:sz w:val="28"/>
          <w:szCs w:val="28"/>
        </w:rPr>
        <w:t>计算</w:t>
      </w:r>
      <w:r w:rsidRPr="00703ED4">
        <w:rPr>
          <w:rFonts w:ascii="KaiTi" w:eastAsia="KaiTi" w:hAnsi="KaiTi"/>
          <w:sz w:val="28"/>
          <w:szCs w:val="28"/>
        </w:rPr>
        <w:t>全局缩放系数</w:t>
      </w:r>
      <m:oMath>
        <m:r>
          <w:rPr>
            <w:rFonts w:ascii="Cambria Math" w:eastAsia="KaiTi" w:hAnsi="Cambria Math" w:hint="eastAsia"/>
            <w:sz w:val="28"/>
            <w:szCs w:val="28"/>
          </w:rPr>
          <m:t>k</m:t>
        </m:r>
      </m:oMath>
      <w:r w:rsidR="00944F53" w:rsidRPr="00703ED4">
        <w:rPr>
          <w:rFonts w:ascii="KaiTi" w:eastAsia="KaiTi" w:hAnsi="KaiTi" w:hint="eastAsia"/>
          <w:sz w:val="28"/>
          <w:szCs w:val="28"/>
        </w:rPr>
        <w:t>的</w:t>
      </w:r>
      <w:r w:rsidR="00944F53" w:rsidRPr="00703ED4">
        <w:rPr>
          <w:rFonts w:ascii="KaiTi" w:eastAsia="KaiTi" w:hAnsi="KaiTi"/>
          <w:sz w:val="28"/>
          <w:szCs w:val="28"/>
        </w:rPr>
        <w:t>步骤</w:t>
      </w:r>
      <w:r w:rsidRPr="00703ED4">
        <w:rPr>
          <w:rFonts w:ascii="KaiTi" w:eastAsia="KaiTi" w:hAnsi="KaiTi"/>
          <w:sz w:val="28"/>
          <w:szCs w:val="28"/>
        </w:rPr>
        <w:t>，缩放系数</w:t>
      </w:r>
      <m:oMath>
        <m:r>
          <w:rPr>
            <w:rFonts w:ascii="Cambria Math" w:eastAsia="KaiTi" w:hAnsi="Cambria Math" w:hint="eastAsia"/>
            <w:sz w:val="28"/>
            <w:szCs w:val="28"/>
          </w:rPr>
          <m:t>k</m:t>
        </m:r>
      </m:oMath>
      <w:r w:rsidRPr="00703ED4">
        <w:rPr>
          <w:rFonts w:ascii="KaiTi" w:eastAsia="KaiTi" w:hAnsi="KaiTi"/>
          <w:sz w:val="28"/>
          <w:szCs w:val="28"/>
        </w:rPr>
        <w:t>的作用在于将量级约为0.1的先验概率放大至</w:t>
      </w:r>
      <w:r w:rsidR="00944F53" w:rsidRPr="00703ED4">
        <w:rPr>
          <w:rFonts w:ascii="KaiTi" w:eastAsia="KaiTi" w:hAnsi="KaiTi" w:hint="eastAsia"/>
          <w:sz w:val="28"/>
          <w:szCs w:val="28"/>
        </w:rPr>
        <w:t>约1.0-1.5，</w:t>
      </w:r>
      <w:r w:rsidR="00A00667" w:rsidRPr="00703ED4">
        <w:rPr>
          <w:rFonts w:ascii="KaiTi" w:eastAsia="KaiTi" w:hAnsi="KaiTi" w:hint="eastAsia"/>
          <w:sz w:val="28"/>
          <w:szCs w:val="28"/>
        </w:rPr>
        <w:t>与</w:t>
      </w:r>
      <w:r w:rsidRPr="00703ED4">
        <w:rPr>
          <w:rFonts w:ascii="KaiTi" w:eastAsia="KaiTi" w:hAnsi="KaiTi"/>
          <w:sz w:val="28"/>
          <w:szCs w:val="28"/>
        </w:rPr>
        <w:t>实际偏差值</w:t>
      </w:r>
      <m:oMath>
        <m:r>
          <w:rPr>
            <w:rFonts w:ascii="Cambria Math" w:eastAsia="KaiTi" w:hAnsi="Cambria Math" w:hint="eastAsia"/>
            <w:sz w:val="28"/>
            <w:szCs w:val="28"/>
          </w:rPr>
          <m:t>d</m:t>
        </m:r>
      </m:oMath>
      <w:r w:rsidR="00A00667" w:rsidRPr="00703ED4">
        <w:rPr>
          <w:rFonts w:ascii="KaiTi" w:eastAsia="KaiTi" w:hAnsi="KaiTi"/>
          <w:sz w:val="28"/>
          <w:szCs w:val="28"/>
        </w:rPr>
        <w:t>相匹配的数值范围</w:t>
      </w:r>
      <w:r w:rsidRPr="00703ED4">
        <w:rPr>
          <w:rFonts w:ascii="KaiTi" w:eastAsia="KaiTi" w:hAnsi="KaiTi"/>
          <w:sz w:val="28"/>
          <w:szCs w:val="28"/>
        </w:rPr>
        <w:t>，使阈值具有实际判别意义，同时通过自动化搜索消除了人工经验调参的不确定性。</w:t>
      </w:r>
    </w:p>
    <w:p w14:paraId="289BEEDA" w14:textId="77777777" w:rsidR="00477E25" w:rsidRPr="00703ED4" w:rsidRDefault="00477E25" w:rsidP="009F4D33">
      <w:pPr>
        <w:adjustRightInd w:val="0"/>
        <w:snapToGrid w:val="0"/>
        <w:spacing w:line="360" w:lineRule="auto"/>
        <w:rPr>
          <w:rFonts w:ascii="KaiTi" w:eastAsia="KaiTi" w:hAnsi="KaiTi"/>
          <w:sz w:val="28"/>
          <w:szCs w:val="28"/>
        </w:rPr>
      </w:pPr>
      <w:r w:rsidRPr="00703ED4">
        <w:rPr>
          <w:rFonts w:ascii="KaiTi" w:eastAsia="KaiTi" w:hAnsi="KaiTi"/>
          <w:sz w:val="28"/>
          <w:szCs w:val="28"/>
        </w:rPr>
        <w:t>（5）采用滚动窗口策略管理历史数据集，在保证模型持续更新能力的同时，有效控制了存储资源的占用上限。</w:t>
      </w:r>
    </w:p>
    <w:p w14:paraId="0126D713" w14:textId="5ED29FF0" w:rsidR="00477E25" w:rsidRPr="00703ED4" w:rsidRDefault="00477E25" w:rsidP="00477E25">
      <w:pPr>
        <w:adjustRightInd w:val="0"/>
        <w:snapToGrid w:val="0"/>
        <w:spacing w:line="360" w:lineRule="auto"/>
        <w:ind w:firstLineChars="200" w:firstLine="560"/>
        <w:rPr>
          <w:rFonts w:ascii="KaiTi" w:eastAsia="KaiTi" w:hAnsi="KaiTi"/>
          <w:sz w:val="28"/>
          <w:szCs w:val="28"/>
        </w:rPr>
      </w:pPr>
      <w:r w:rsidRPr="00703ED4">
        <w:rPr>
          <w:rFonts w:ascii="KaiTi" w:eastAsia="KaiTi" w:hAnsi="KaiTi"/>
          <w:sz w:val="28"/>
          <w:szCs w:val="28"/>
        </w:rPr>
        <w:t>本发明</w:t>
      </w:r>
      <w:r w:rsidR="00076CCA" w:rsidRPr="00703ED4">
        <w:rPr>
          <w:rFonts w:ascii="KaiTi" w:eastAsia="KaiTi" w:hAnsi="KaiTi" w:hint="eastAsia"/>
          <w:sz w:val="28"/>
          <w:szCs w:val="28"/>
        </w:rPr>
        <w:t>方法</w:t>
      </w:r>
      <w:r w:rsidRPr="00703ED4">
        <w:rPr>
          <w:rFonts w:ascii="KaiTi" w:eastAsia="KaiTi" w:hAnsi="KaiTi"/>
          <w:sz w:val="28"/>
          <w:szCs w:val="28"/>
        </w:rPr>
        <w:t>中，对历史状态序列数据集</w:t>
      </w:r>
      <m:oMath>
        <m:sSub>
          <m:sSubPr>
            <m:ctrlPr>
              <w:rPr>
                <w:rFonts w:ascii="Cambria Math" w:eastAsia="KaiTi" w:hAnsi="Cambria Math"/>
                <w:i/>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Pr="00703ED4">
        <w:rPr>
          <w:rFonts w:ascii="KaiTi" w:eastAsia="KaiTi" w:hAnsi="KaiTi"/>
          <w:sz w:val="28"/>
          <w:szCs w:val="28"/>
        </w:rPr>
        <w:t>设置最大容量上限</w:t>
      </w:r>
      <m:oMath>
        <m:sSub>
          <m:sSubPr>
            <m:ctrlPr>
              <w:rPr>
                <w:rFonts w:ascii="Cambria Math" w:eastAsia="KaiTi" w:hAnsi="Cambria Math"/>
                <w:i/>
                <w:sz w:val="28"/>
                <w:szCs w:val="28"/>
              </w:rPr>
            </m:ctrlPr>
          </m:sSubPr>
          <m:e>
            <m:r>
              <w:rPr>
                <w:rFonts w:ascii="Cambria Math" w:eastAsia="KaiTi" w:hAnsi="Cambria Math"/>
                <w:sz w:val="28"/>
                <w:szCs w:val="28"/>
              </w:rPr>
              <m:t>N</m:t>
            </m:r>
          </m:e>
          <m:sub>
            <m:r>
              <w:rPr>
                <w:rFonts w:ascii="Cambria Math" w:eastAsia="KaiTi" w:hAnsi="Cambria Math"/>
                <w:sz w:val="28"/>
                <w:szCs w:val="28"/>
              </w:rPr>
              <m:t>max</m:t>
            </m:r>
          </m:sub>
        </m:sSub>
      </m:oMath>
      <w:r w:rsidRPr="00703ED4">
        <w:rPr>
          <w:rFonts w:ascii="KaiTi" w:eastAsia="KaiTi" w:hAnsi="KaiTi"/>
          <w:sz w:val="28"/>
          <w:szCs w:val="28"/>
        </w:rPr>
        <w:t>，当采集的状态对数量超过</w:t>
      </w:r>
      <m:oMath>
        <m:sSub>
          <m:sSubPr>
            <m:ctrlPr>
              <w:rPr>
                <w:rFonts w:ascii="Cambria Math" w:eastAsia="KaiTi" w:hAnsi="Cambria Math"/>
                <w:i/>
                <w:sz w:val="28"/>
                <w:szCs w:val="28"/>
              </w:rPr>
            </m:ctrlPr>
          </m:sSubPr>
          <m:e>
            <m:r>
              <w:rPr>
                <w:rFonts w:ascii="Cambria Math" w:eastAsia="KaiTi" w:hAnsi="Cambria Math"/>
                <w:sz w:val="28"/>
                <w:szCs w:val="28"/>
              </w:rPr>
              <m:t>N</m:t>
            </m:r>
          </m:e>
          <m:sub>
            <m:r>
              <w:rPr>
                <w:rFonts w:ascii="Cambria Math" w:eastAsia="KaiTi" w:hAnsi="Cambria Math"/>
                <w:sz w:val="28"/>
                <w:szCs w:val="28"/>
              </w:rPr>
              <m:t>max</m:t>
            </m:r>
          </m:sub>
        </m:sSub>
      </m:oMath>
      <w:r w:rsidR="00076CCA" w:rsidRPr="00703ED4">
        <w:rPr>
          <w:rFonts w:ascii="KaiTi" w:eastAsia="KaiTi" w:hAnsi="KaiTi"/>
          <w:sz w:val="28"/>
          <w:szCs w:val="28"/>
        </w:rPr>
        <w:t>时，采用先进先出</w:t>
      </w:r>
      <w:r w:rsidRPr="00703ED4">
        <w:rPr>
          <w:rFonts w:ascii="KaiTi" w:eastAsia="KaiTi" w:hAnsi="KaiTi"/>
          <w:sz w:val="28"/>
          <w:szCs w:val="28"/>
        </w:rPr>
        <w:t>FIFO的滚动窗口策略，自动丢弃最早的状态对并纳入最新的状态对，以维持数据集规模恒定</w:t>
      </w:r>
      <w:ins w:id="212" w:author="YU, QI (SI EP CEA R&amp;D DD)" w:date="2026-07-14T17:32:00Z">
        <w:r w:rsidR="000668E0">
          <w:rPr>
            <w:rFonts w:ascii="KaiTi" w:eastAsia="KaiTi" w:hAnsi="KaiTi" w:hint="eastAsia"/>
            <w:sz w:val="28"/>
            <w:szCs w:val="28"/>
          </w:rPr>
          <w:t>；本例中</w:t>
        </w:r>
      </w:ins>
      <m:oMath>
        <m:sSub>
          <m:sSubPr>
            <m:ctrlPr>
              <w:ins w:id="213" w:author="YU, QI (SI EP CEA R&amp;D DD)" w:date="2026-07-14T17:33:00Z">
                <w:rPr>
                  <w:rFonts w:ascii="Cambria Math" w:eastAsia="KaiTi" w:hAnsi="Cambria Math"/>
                  <w:i/>
                  <w:sz w:val="28"/>
                  <w:szCs w:val="28"/>
                </w:rPr>
              </w:ins>
            </m:ctrlPr>
          </m:sSubPr>
          <m:e>
            <m:r>
              <w:ins w:id="214" w:author="YU, QI (SI EP CEA R&amp;D DD)" w:date="2026-07-14T17:33:00Z">
                <w:rPr>
                  <w:rFonts w:ascii="Cambria Math" w:eastAsia="KaiTi" w:hAnsi="Cambria Math"/>
                  <w:sz w:val="28"/>
                  <w:szCs w:val="28"/>
                </w:rPr>
                <m:t>N</m:t>
              </w:ins>
            </m:r>
          </m:e>
          <m:sub>
            <m:r>
              <w:ins w:id="215" w:author="YU, QI (SI EP CEA R&amp;D DD)" w:date="2026-07-14T17:33:00Z">
                <w:rPr>
                  <w:rFonts w:ascii="Cambria Math" w:eastAsia="KaiTi" w:hAnsi="Cambria Math"/>
                  <w:sz w:val="28"/>
                  <w:szCs w:val="28"/>
                </w:rPr>
                <m:t>max</m:t>
              </w:ins>
            </m:r>
          </m:sub>
        </m:sSub>
      </m:oMath>
      <w:ins w:id="216" w:author="YU, QI (SI EP CEA R&amp;D DD)" w:date="2026-07-14T17:33:00Z">
        <w:r w:rsidR="000668E0">
          <w:rPr>
            <w:rFonts w:ascii="KaiTi" w:eastAsia="KaiTi" w:hAnsi="KaiTi" w:hint="eastAsia"/>
            <w:sz w:val="28"/>
            <w:szCs w:val="28"/>
          </w:rPr>
          <w:t>推荐值为500</w:t>
        </w:r>
      </w:ins>
      <w:r w:rsidRPr="00703ED4">
        <w:rPr>
          <w:rFonts w:ascii="KaiTi" w:eastAsia="KaiTi" w:hAnsi="KaiTi"/>
          <w:sz w:val="28"/>
          <w:szCs w:val="28"/>
        </w:rPr>
        <w:t>。这一机制使系统能够持续纳入最新运行数据以反映系统状态的动态变化，同时防止存储资源随运行时间无限增长，保障了系统在资源受限的工业边缘</w:t>
      </w:r>
      <w:r w:rsidRPr="00703ED4">
        <w:rPr>
          <w:rFonts w:ascii="KaiTi" w:eastAsia="KaiTi" w:hAnsi="KaiTi"/>
          <w:sz w:val="28"/>
          <w:szCs w:val="28"/>
        </w:rPr>
        <w:lastRenderedPageBreak/>
        <w:t>设备上的长期稳定运行。</w:t>
      </w:r>
    </w:p>
    <w:p w14:paraId="4A159804" w14:textId="77777777" w:rsidR="00477E25" w:rsidRPr="00703ED4" w:rsidRDefault="00477E25" w:rsidP="009F4D33">
      <w:pPr>
        <w:adjustRightInd w:val="0"/>
        <w:snapToGrid w:val="0"/>
        <w:spacing w:line="360" w:lineRule="auto"/>
        <w:rPr>
          <w:rFonts w:ascii="KaiTi" w:eastAsia="KaiTi" w:hAnsi="KaiTi"/>
          <w:sz w:val="28"/>
          <w:szCs w:val="28"/>
        </w:rPr>
      </w:pPr>
      <w:r w:rsidRPr="00703ED4">
        <w:rPr>
          <w:rFonts w:ascii="KaiTi" w:eastAsia="KaiTi" w:hAnsi="KaiTi"/>
          <w:sz w:val="28"/>
          <w:szCs w:val="28"/>
        </w:rPr>
        <w:t>（6）构建"采集—预测—判定—更新"闭环检测机制，通过实时状态锚定消除预测误差的累积漂移，保证了在线检测的长期稳定性。</w:t>
      </w:r>
    </w:p>
    <w:p w14:paraId="3975C06C" w14:textId="77777777" w:rsidR="00477E25" w:rsidRPr="00703ED4" w:rsidRDefault="00477E25" w:rsidP="00477E25">
      <w:pPr>
        <w:adjustRightInd w:val="0"/>
        <w:snapToGrid w:val="0"/>
        <w:spacing w:line="360" w:lineRule="auto"/>
        <w:ind w:firstLineChars="200" w:firstLine="560"/>
        <w:rPr>
          <w:rFonts w:ascii="KaiTi" w:eastAsia="KaiTi" w:hAnsi="KaiTi"/>
          <w:sz w:val="28"/>
          <w:szCs w:val="28"/>
        </w:rPr>
      </w:pPr>
      <w:r w:rsidRPr="00703ED4">
        <w:rPr>
          <w:rFonts w:ascii="KaiTi" w:eastAsia="KaiTi" w:hAnsi="KaiTi"/>
          <w:sz w:val="28"/>
          <w:szCs w:val="28"/>
        </w:rPr>
        <w:t>本发明在步骤S3中，系统在每个采样时刻完成异常判定后，将当前实际观测状态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sz w:val="28"/>
          <w:szCs w:val="28"/>
        </w:rPr>
        <w:t>编码为One-Hot向量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sz w:val="28"/>
          <w:szCs w:val="28"/>
        </w:rPr>
        <w:t>，并将其直接赋值为下一时刻的状态概率分布向量，即</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t+1</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sz w:val="28"/>
          <w:szCs w:val="28"/>
        </w:rPr>
        <w:t>，以此作为下一时刻马尔可夫预测运算的输入。这一设计将系统状态持续锚定至最新的实际观测值，避免了马尔可夫预测在多步迭代中因误差逐步积累而导致的预测分布漂移，形成自我修正的闭环检测机制，保证了长时间连续运行下检测精度的稳定性。</w:t>
      </w:r>
    </w:p>
    <w:p w14:paraId="7563D4E9" w14:textId="77777777" w:rsidR="00477E25" w:rsidRPr="00703ED4" w:rsidRDefault="00477E25" w:rsidP="009F4D33">
      <w:pPr>
        <w:adjustRightInd w:val="0"/>
        <w:snapToGrid w:val="0"/>
        <w:spacing w:line="360" w:lineRule="auto"/>
        <w:rPr>
          <w:rFonts w:ascii="KaiTi" w:eastAsia="KaiTi" w:hAnsi="KaiTi"/>
          <w:sz w:val="28"/>
          <w:szCs w:val="28"/>
        </w:rPr>
      </w:pPr>
      <w:r w:rsidRPr="00703ED4">
        <w:rPr>
          <w:rFonts w:ascii="KaiTi" w:eastAsia="KaiTi" w:hAnsi="KaiTi"/>
          <w:sz w:val="28"/>
          <w:szCs w:val="28"/>
        </w:rPr>
        <w:t>（7）阈值映射表支持</w:t>
      </w:r>
      <m:oMath>
        <m:r>
          <w:rPr>
            <w:rFonts w:ascii="Cambria Math" w:eastAsia="KaiTi" w:hAnsi="Cambria Math"/>
            <w:sz w:val="28"/>
            <w:szCs w:val="28"/>
          </w:rPr>
          <m:t>O(1)</m:t>
        </m:r>
      </m:oMath>
      <w:r w:rsidRPr="00703ED4">
        <w:rPr>
          <w:rFonts w:ascii="KaiTi" w:eastAsia="KaiTi" w:hAnsi="KaiTi"/>
          <w:sz w:val="28"/>
          <w:szCs w:val="28"/>
        </w:rPr>
        <w:t>时间复杂度的常数时间查询，满足工业实时检测的严苛时延要求。</w:t>
      </w:r>
    </w:p>
    <w:p w14:paraId="11EBDB25" w14:textId="77777777" w:rsidR="00477E25" w:rsidRPr="00703ED4" w:rsidRDefault="00477E25" w:rsidP="00477E25">
      <w:pPr>
        <w:adjustRightInd w:val="0"/>
        <w:snapToGrid w:val="0"/>
        <w:spacing w:line="360" w:lineRule="auto"/>
        <w:ind w:firstLineChars="200" w:firstLine="560"/>
        <w:rPr>
          <w:rFonts w:ascii="KaiTi" w:eastAsia="KaiTi" w:hAnsi="KaiTi"/>
          <w:sz w:val="28"/>
          <w:szCs w:val="28"/>
        </w:rPr>
      </w:pPr>
      <w:r w:rsidRPr="00703ED4">
        <w:rPr>
          <w:rFonts w:ascii="KaiTi" w:eastAsia="KaiTi" w:hAnsi="KaiTi"/>
          <w:sz w:val="28"/>
          <w:szCs w:val="28"/>
        </w:rPr>
        <w:t>本发明在步骤S2中，以各状态</w:t>
      </w:r>
      <m:oMath>
        <m:sSub>
          <m:sSubPr>
            <m:ctrlPr>
              <w:rPr>
                <w:rFonts w:ascii="Cambria Math" w:eastAsia="KaiTi" w:hAnsi="Cambria Math"/>
                <w:i/>
                <w:sz w:val="28"/>
                <w:szCs w:val="28"/>
              </w:rPr>
            </m:ctrlPr>
          </m:sSubPr>
          <m:e>
            <m:r>
              <w:rPr>
                <w:rFonts w:ascii="Cambria Math" w:eastAsia="KaiTi" w:hAnsi="Cambria Math" w:hint="eastAsia"/>
                <w:sz w:val="28"/>
                <w:szCs w:val="28"/>
              </w:rPr>
              <m:t>s</m:t>
            </m:r>
          </m:e>
          <m:sub>
            <m:r>
              <w:rPr>
                <w:rFonts w:ascii="Cambria Math" w:eastAsia="KaiTi" w:hAnsi="Cambria Math" w:hint="eastAsia"/>
                <w:sz w:val="28"/>
                <w:szCs w:val="28"/>
              </w:rPr>
              <m:t>i</m:t>
            </m:r>
          </m:sub>
        </m:sSub>
      </m:oMath>
      <w:r w:rsidRPr="00703ED4">
        <w:rPr>
          <w:rFonts w:ascii="KaiTi" w:eastAsia="KaiTi" w:hAnsi="KaiTi"/>
          <w:sz w:val="28"/>
          <w:szCs w:val="28"/>
        </w:rPr>
        <w:t>为键、以对应阈值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hint="eastAsia"/>
                <w:sz w:val="28"/>
                <w:szCs w:val="28"/>
              </w:rPr>
              <m:t>i</m:t>
            </m:r>
          </m:sub>
        </m:sSub>
      </m:oMath>
      <w:r w:rsidRPr="00703ED4">
        <w:rPr>
          <w:rFonts w:ascii="KaiTi" w:eastAsia="KaiTi" w:hAnsi="KaiTi"/>
          <w:sz w:val="28"/>
          <w:szCs w:val="28"/>
        </w:rPr>
        <w:t>为值构建阈值映射表ThresholdMap。在步骤S3的在线检测阶段，系统以当前实际状态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sz w:val="28"/>
          <w:szCs w:val="28"/>
        </w:rPr>
        <w:t>为键直接查表，在</w:t>
      </w:r>
      <m:oMath>
        <m:r>
          <w:rPr>
            <w:rFonts w:ascii="Cambria Math" w:eastAsia="KaiTi" w:hAnsi="Cambria Math"/>
            <w:sz w:val="28"/>
            <w:szCs w:val="28"/>
          </w:rPr>
          <m:t>O(1)</m:t>
        </m:r>
      </m:oMath>
      <w:r w:rsidRPr="00703ED4">
        <w:rPr>
          <w:rFonts w:ascii="KaiTi" w:eastAsia="KaiTi" w:hAnsi="KaiTi"/>
          <w:sz w:val="28"/>
          <w:szCs w:val="28"/>
        </w:rPr>
        <w:t>时间内获取对应阈值，无需任何实时计算。这一设计使整个在线检测流程的计算开销极低，能够在资源受限的工业边缘设备上满足毫秒级实时响应的工业部署要求。</w:t>
      </w:r>
    </w:p>
    <w:p w14:paraId="2042CE85" w14:textId="77777777" w:rsidR="00477E25" w:rsidRPr="00703ED4" w:rsidRDefault="00477E25" w:rsidP="009F4D33">
      <w:pPr>
        <w:adjustRightInd w:val="0"/>
        <w:snapToGrid w:val="0"/>
        <w:spacing w:line="360" w:lineRule="auto"/>
        <w:rPr>
          <w:rFonts w:ascii="KaiTi" w:eastAsia="KaiTi" w:hAnsi="KaiTi"/>
          <w:sz w:val="28"/>
          <w:szCs w:val="28"/>
        </w:rPr>
      </w:pPr>
      <w:r w:rsidRPr="00703ED4">
        <w:rPr>
          <w:rFonts w:ascii="KaiTi" w:eastAsia="KaiTi" w:hAnsi="KaiTi"/>
          <w:sz w:val="28"/>
          <w:szCs w:val="28"/>
        </w:rPr>
        <w:t>（8）方法及系统双重保护，具备广泛的工程适用性</w:t>
      </w:r>
    </w:p>
    <w:p w14:paraId="5144919B" w14:textId="3E793E05" w:rsidR="00F841F3" w:rsidRPr="00703ED4" w:rsidRDefault="00477E25" w:rsidP="00076CCA">
      <w:pPr>
        <w:adjustRightInd w:val="0"/>
        <w:snapToGrid w:val="0"/>
        <w:spacing w:line="360" w:lineRule="auto"/>
        <w:ind w:firstLineChars="200" w:firstLine="560"/>
        <w:rPr>
          <w:rFonts w:ascii="KaiTi" w:eastAsia="KaiTi" w:hAnsi="KaiTi"/>
          <w:sz w:val="28"/>
          <w:szCs w:val="28"/>
        </w:rPr>
      </w:pPr>
      <w:r w:rsidRPr="00703ED4">
        <w:rPr>
          <w:rFonts w:ascii="KaiTi" w:eastAsia="KaiTi" w:hAnsi="KaiTi"/>
          <w:sz w:val="28"/>
          <w:szCs w:val="28"/>
        </w:rPr>
        <w:t>本发明同时提供方法权利要求和系统权利要求，所述系统以计算机程序形式实现，适用于智能工厂、自动化仓储、工业物联网边缘节点、</w:t>
      </w:r>
      <w:del w:id="217" w:author="YU, QI (SI EP CEA R&amp;D DD)" w:date="2026-07-15T10:59:00Z">
        <w:r w:rsidRPr="00703ED4" w:rsidDel="00937701">
          <w:rPr>
            <w:rFonts w:ascii="KaiTi" w:eastAsia="KaiTi" w:hAnsi="KaiTi"/>
            <w:sz w:val="28"/>
            <w:szCs w:val="28"/>
          </w:rPr>
          <w:delText>多智能体</w:delText>
        </w:r>
      </w:del>
      <w:ins w:id="218"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协同生产系统及工业移动机器人协同控制等多类工业场景，具有较强的工程通用性和产业化推广价值</w:t>
      </w:r>
      <w:r w:rsidR="00F841F3" w:rsidRPr="00703ED4">
        <w:rPr>
          <w:rFonts w:ascii="KaiTi" w:eastAsia="KaiTi" w:hAnsi="KaiTi"/>
          <w:sz w:val="28"/>
          <w:szCs w:val="28"/>
        </w:rPr>
        <w:t>。</w:t>
      </w:r>
    </w:p>
    <w:p w14:paraId="6CC03F64" w14:textId="77777777" w:rsidR="0086476F" w:rsidRPr="00703ED4" w:rsidRDefault="0086476F" w:rsidP="00A538CF">
      <w:pPr>
        <w:spacing w:line="360" w:lineRule="auto"/>
        <w:rPr>
          <w:rFonts w:ascii="KaiTi" w:eastAsia="KaiTi" w:hAnsi="KaiTi"/>
          <w:b/>
          <w:sz w:val="28"/>
          <w:szCs w:val="28"/>
          <w:highlight w:val="yellow"/>
        </w:rPr>
      </w:pPr>
    </w:p>
    <w:p w14:paraId="264CD425" w14:textId="77777777" w:rsidR="0086476F" w:rsidRPr="00703ED4" w:rsidRDefault="00841E2C" w:rsidP="00A538CF">
      <w:pPr>
        <w:spacing w:line="360" w:lineRule="auto"/>
        <w:rPr>
          <w:rFonts w:ascii="KaiTi" w:eastAsia="KaiTi" w:hAnsi="KaiTi"/>
          <w:b/>
          <w:sz w:val="28"/>
          <w:szCs w:val="28"/>
        </w:rPr>
      </w:pPr>
      <w:r w:rsidRPr="00703ED4">
        <w:rPr>
          <w:rFonts w:ascii="KaiTi" w:eastAsia="KaiTi" w:hAnsi="KaiTi"/>
          <w:b/>
          <w:sz w:val="28"/>
          <w:szCs w:val="28"/>
        </w:rPr>
        <w:t>附图说明</w:t>
      </w:r>
    </w:p>
    <w:p w14:paraId="22B31BD0" w14:textId="77777777" w:rsidR="00A81960" w:rsidRPr="00703ED4" w:rsidRDefault="00A81960" w:rsidP="00A81960">
      <w:pPr>
        <w:spacing w:line="360" w:lineRule="auto"/>
        <w:ind w:firstLine="420"/>
        <w:rPr>
          <w:rFonts w:ascii="KaiTi" w:eastAsia="KaiTi" w:hAnsi="KaiTi"/>
          <w:bCs/>
          <w:sz w:val="28"/>
          <w:szCs w:val="28"/>
        </w:rPr>
      </w:pPr>
      <w:r w:rsidRPr="00703ED4">
        <w:rPr>
          <w:rFonts w:ascii="KaiTi" w:eastAsia="KaiTi" w:hAnsi="KaiTi" w:hint="eastAsia"/>
          <w:bCs/>
          <w:sz w:val="28"/>
          <w:szCs w:val="28"/>
        </w:rPr>
        <w:t>图1为本发明方法的步骤流程图；</w:t>
      </w:r>
    </w:p>
    <w:p w14:paraId="4C3EB7A1" w14:textId="77777777" w:rsidR="00A81960" w:rsidRPr="00703ED4" w:rsidRDefault="00A81960" w:rsidP="00A81960">
      <w:pPr>
        <w:spacing w:line="360" w:lineRule="auto"/>
        <w:ind w:firstLine="420"/>
        <w:rPr>
          <w:rFonts w:ascii="KaiTi" w:eastAsia="KaiTi" w:hAnsi="KaiTi"/>
          <w:bCs/>
          <w:sz w:val="28"/>
          <w:szCs w:val="28"/>
        </w:rPr>
      </w:pPr>
      <w:r w:rsidRPr="00703ED4">
        <w:rPr>
          <w:rFonts w:ascii="KaiTi" w:eastAsia="KaiTi" w:hAnsi="KaiTi" w:hint="eastAsia"/>
          <w:bCs/>
          <w:sz w:val="28"/>
          <w:szCs w:val="28"/>
        </w:rPr>
        <w:t>图2为本发明方法步骤S</w:t>
      </w:r>
      <w:r w:rsidRPr="00703ED4">
        <w:rPr>
          <w:rFonts w:ascii="KaiTi" w:eastAsia="KaiTi" w:hAnsi="KaiTi"/>
          <w:bCs/>
          <w:sz w:val="28"/>
          <w:szCs w:val="28"/>
        </w:rPr>
        <w:t>1状态转移预测模型构建</w:t>
      </w:r>
      <w:r w:rsidRPr="00703ED4">
        <w:rPr>
          <w:rFonts w:ascii="KaiTi" w:eastAsia="KaiTi" w:hAnsi="KaiTi" w:hint="eastAsia"/>
          <w:bCs/>
          <w:sz w:val="28"/>
          <w:szCs w:val="28"/>
        </w:rPr>
        <w:t>的步骤流程图</w:t>
      </w:r>
      <w:r w:rsidRPr="00703ED4">
        <w:rPr>
          <w:rFonts w:ascii="KaiTi" w:eastAsia="KaiTi" w:hAnsi="KaiTi" w:hint="eastAsia"/>
          <w:sz w:val="28"/>
          <w:szCs w:val="28"/>
        </w:rPr>
        <w:t>；</w:t>
      </w:r>
    </w:p>
    <w:p w14:paraId="1D1776C1" w14:textId="77777777" w:rsidR="00A81960" w:rsidRPr="00703ED4" w:rsidRDefault="00A81960" w:rsidP="00A81960">
      <w:pPr>
        <w:spacing w:line="360" w:lineRule="auto"/>
        <w:ind w:firstLine="420"/>
        <w:rPr>
          <w:rFonts w:ascii="KaiTi" w:eastAsia="KaiTi" w:hAnsi="KaiTi"/>
          <w:bCs/>
          <w:sz w:val="28"/>
          <w:szCs w:val="28"/>
        </w:rPr>
      </w:pPr>
      <w:r w:rsidRPr="00703ED4">
        <w:rPr>
          <w:rFonts w:ascii="KaiTi" w:eastAsia="KaiTi" w:hAnsi="KaiTi" w:hint="eastAsia"/>
          <w:sz w:val="28"/>
          <w:szCs w:val="28"/>
          <w:shd w:val="clear" w:color="auto" w:fill="FFFFFF"/>
        </w:rPr>
        <w:t>图3为</w:t>
      </w:r>
      <w:r w:rsidRPr="00703ED4">
        <w:rPr>
          <w:rFonts w:ascii="KaiTi" w:eastAsia="KaiTi" w:hAnsi="KaiTi" w:hint="eastAsia"/>
          <w:sz w:val="28"/>
          <w:szCs w:val="28"/>
        </w:rPr>
        <w:t>本发明方法步骤S</w:t>
      </w:r>
      <w:r w:rsidRPr="00703ED4">
        <w:rPr>
          <w:rFonts w:ascii="KaiTi" w:eastAsia="KaiTi" w:hAnsi="KaiTi"/>
          <w:sz w:val="28"/>
          <w:szCs w:val="28"/>
        </w:rPr>
        <w:t>2自适应阈值生成</w:t>
      </w:r>
      <w:r w:rsidRPr="00703ED4">
        <w:rPr>
          <w:rFonts w:ascii="KaiTi" w:eastAsia="KaiTi" w:hAnsi="KaiTi" w:hint="eastAsia"/>
          <w:sz w:val="28"/>
          <w:szCs w:val="28"/>
        </w:rPr>
        <w:t>的步骤流程图；</w:t>
      </w:r>
    </w:p>
    <w:p w14:paraId="7CA8A2C1" w14:textId="283386BB" w:rsidR="009652A3" w:rsidRPr="00703ED4" w:rsidRDefault="00A81960" w:rsidP="009F4D33">
      <w:pPr>
        <w:spacing w:line="360" w:lineRule="auto"/>
        <w:ind w:firstLineChars="150" w:firstLine="420"/>
        <w:rPr>
          <w:rFonts w:ascii="KaiTi" w:eastAsia="KaiTi" w:hAnsi="KaiTi"/>
          <w:sz w:val="28"/>
          <w:szCs w:val="28"/>
          <w:highlight w:val="yellow"/>
        </w:rPr>
      </w:pPr>
      <w:r w:rsidRPr="00703ED4">
        <w:rPr>
          <w:rFonts w:ascii="KaiTi" w:eastAsia="KaiTi" w:hAnsi="KaiTi" w:hint="eastAsia"/>
          <w:sz w:val="28"/>
          <w:szCs w:val="28"/>
        </w:rPr>
        <w:t>图4为本发明方法步骤S</w:t>
      </w:r>
      <w:r w:rsidRPr="00703ED4">
        <w:rPr>
          <w:rFonts w:ascii="KaiTi" w:eastAsia="KaiTi" w:hAnsi="KaiTi"/>
          <w:sz w:val="28"/>
          <w:szCs w:val="28"/>
        </w:rPr>
        <w:t>3实时异常检测</w:t>
      </w:r>
      <w:r w:rsidRPr="00703ED4">
        <w:rPr>
          <w:rFonts w:ascii="KaiTi" w:eastAsia="KaiTi" w:hAnsi="KaiTi" w:hint="eastAsia"/>
          <w:sz w:val="28"/>
          <w:szCs w:val="28"/>
        </w:rPr>
        <w:t>的步骤流程图</w:t>
      </w:r>
      <w:r w:rsidR="009652A3" w:rsidRPr="00703ED4">
        <w:rPr>
          <w:rFonts w:ascii="KaiTi" w:eastAsia="KaiTi" w:hAnsi="KaiTi" w:hint="eastAsia"/>
          <w:sz w:val="28"/>
          <w:szCs w:val="28"/>
        </w:rPr>
        <w:t>。</w:t>
      </w:r>
    </w:p>
    <w:p w14:paraId="73F9DA6B" w14:textId="77777777" w:rsidR="0086476F" w:rsidRPr="00703ED4" w:rsidRDefault="0086476F" w:rsidP="00A538CF">
      <w:pPr>
        <w:spacing w:line="360" w:lineRule="auto"/>
        <w:ind w:firstLineChars="200" w:firstLine="560"/>
        <w:rPr>
          <w:rFonts w:ascii="KaiTi" w:eastAsia="KaiTi" w:hAnsi="KaiTi"/>
          <w:sz w:val="28"/>
          <w:szCs w:val="28"/>
        </w:rPr>
      </w:pPr>
    </w:p>
    <w:p w14:paraId="533D37ED" w14:textId="77777777" w:rsidR="0086476F" w:rsidRPr="00703ED4" w:rsidRDefault="00841E2C" w:rsidP="00A538CF">
      <w:pPr>
        <w:spacing w:line="360" w:lineRule="auto"/>
        <w:rPr>
          <w:rFonts w:ascii="KaiTi" w:eastAsia="KaiTi" w:hAnsi="KaiTi"/>
          <w:b/>
          <w:sz w:val="28"/>
          <w:szCs w:val="28"/>
        </w:rPr>
      </w:pPr>
      <w:r w:rsidRPr="00703ED4">
        <w:rPr>
          <w:rFonts w:ascii="KaiTi" w:eastAsia="KaiTi" w:hAnsi="KaiTi"/>
          <w:b/>
          <w:sz w:val="28"/>
          <w:szCs w:val="28"/>
        </w:rPr>
        <w:t>具体实施方式</w:t>
      </w:r>
    </w:p>
    <w:p w14:paraId="6E975F14" w14:textId="77777777" w:rsidR="0086476F" w:rsidRPr="00703ED4" w:rsidRDefault="00841E2C" w:rsidP="00A538CF">
      <w:pPr>
        <w:spacing w:line="360" w:lineRule="auto"/>
        <w:ind w:firstLine="480"/>
        <w:rPr>
          <w:rFonts w:ascii="KaiTi" w:eastAsia="KaiTi" w:hAnsi="KaiTi"/>
          <w:sz w:val="28"/>
          <w:szCs w:val="28"/>
        </w:rPr>
      </w:pPr>
      <w:r w:rsidRPr="00703ED4">
        <w:rPr>
          <w:rFonts w:ascii="KaiTi" w:eastAsia="KaiTi" w:hAnsi="KaiTi"/>
          <w:sz w:val="28"/>
          <w:szCs w:val="28"/>
        </w:rPr>
        <w:t>下面结合附图和具体实施方式，进一步阐明本发明，应理解下述具体实施方式仅用于说明本发明而不用于限制本发明的范围。</w:t>
      </w:r>
    </w:p>
    <w:p w14:paraId="40277641" w14:textId="531FE9B3" w:rsidR="0086476F" w:rsidRPr="00703ED4" w:rsidRDefault="00841E2C" w:rsidP="00A538CF">
      <w:pPr>
        <w:spacing w:line="360" w:lineRule="auto"/>
        <w:ind w:firstLine="480"/>
        <w:rPr>
          <w:rFonts w:ascii="KaiTi" w:eastAsia="KaiTi" w:hAnsi="KaiTi"/>
          <w:b/>
          <w:sz w:val="28"/>
          <w:szCs w:val="28"/>
        </w:rPr>
      </w:pPr>
      <w:r w:rsidRPr="00703ED4">
        <w:rPr>
          <w:rFonts w:ascii="KaiTi" w:eastAsia="KaiTi" w:hAnsi="KaiTi" w:hint="eastAsia"/>
          <w:b/>
          <w:sz w:val="28"/>
          <w:szCs w:val="28"/>
        </w:rPr>
        <w:t>实施例1</w:t>
      </w:r>
    </w:p>
    <w:p w14:paraId="31FFAF95" w14:textId="74667A82" w:rsidR="00A81960" w:rsidRPr="00703ED4" w:rsidRDefault="00A81960" w:rsidP="00A81960">
      <w:pPr>
        <w:spacing w:line="360" w:lineRule="auto"/>
        <w:ind w:firstLine="480"/>
        <w:rPr>
          <w:rFonts w:ascii="KaiTi" w:eastAsia="KaiTi" w:hAnsi="KaiTi"/>
          <w:bCs/>
          <w:sz w:val="28"/>
          <w:szCs w:val="28"/>
        </w:rPr>
      </w:pPr>
      <w:r w:rsidRPr="00703ED4">
        <w:rPr>
          <w:rFonts w:ascii="KaiTi" w:eastAsia="KaiTi" w:hAnsi="KaiTi" w:cs="华文楷体"/>
          <w:sz w:val="28"/>
          <w:szCs w:val="28"/>
        </w:rPr>
        <w:t>一种</w:t>
      </w:r>
      <w:r w:rsidR="009146F6">
        <w:rPr>
          <w:rFonts w:ascii="KaiTi" w:eastAsia="KaiTi" w:hAnsi="KaiTi" w:cs="华文楷体"/>
          <w:sz w:val="28"/>
          <w:szCs w:val="28"/>
          <w:highlight w:val="yellow"/>
        </w:rPr>
        <w:t>基于状态预测与自适应阈值的注入攻击检测方法</w:t>
      </w:r>
      <w:r w:rsidRPr="00703ED4">
        <w:rPr>
          <w:rFonts w:ascii="KaiTi" w:eastAsia="KaiTi" w:hAnsi="KaiTi" w:hint="eastAsia"/>
          <w:bCs/>
          <w:sz w:val="28"/>
          <w:szCs w:val="28"/>
        </w:rPr>
        <w:t>，如图1所示，包括如下步骤：</w:t>
      </w:r>
    </w:p>
    <w:p w14:paraId="38FFC0D2" w14:textId="77777777" w:rsidR="00A81960" w:rsidRPr="00703ED4" w:rsidRDefault="00A81960" w:rsidP="00A81960">
      <w:pPr>
        <w:spacing w:line="360" w:lineRule="auto"/>
        <w:ind w:firstLine="480"/>
        <w:rPr>
          <w:rFonts w:ascii="KaiTi" w:eastAsia="KaiTi" w:hAnsi="KaiTi"/>
          <w:sz w:val="28"/>
          <w:szCs w:val="28"/>
        </w:rPr>
      </w:pPr>
      <w:r w:rsidRPr="00703ED4">
        <w:rPr>
          <w:rFonts w:ascii="KaiTi" w:eastAsia="KaiTi" w:hAnsi="KaiTi" w:hint="eastAsia"/>
          <w:sz w:val="28"/>
          <w:szCs w:val="28"/>
        </w:rPr>
        <w:t>步骤S</w:t>
      </w:r>
      <w:r w:rsidRPr="00703ED4">
        <w:rPr>
          <w:rFonts w:ascii="KaiTi" w:eastAsia="KaiTi" w:hAnsi="KaiTi"/>
          <w:sz w:val="28"/>
          <w:szCs w:val="28"/>
        </w:rPr>
        <w:t>1</w:t>
      </w:r>
      <w:r w:rsidRPr="00703ED4">
        <w:rPr>
          <w:rFonts w:ascii="KaiTi" w:eastAsia="KaiTi" w:hAnsi="KaiTi" w:hint="eastAsia"/>
          <w:sz w:val="28"/>
          <w:szCs w:val="28"/>
        </w:rPr>
        <w:t>、</w:t>
      </w:r>
      <w:r w:rsidRPr="00703ED4">
        <w:rPr>
          <w:rFonts w:ascii="KaiTi" w:eastAsia="KaiTi" w:hAnsi="KaiTi"/>
          <w:sz w:val="28"/>
          <w:szCs w:val="28"/>
        </w:rPr>
        <w:t>状态转移预测模型构建</w:t>
      </w:r>
    </w:p>
    <w:p w14:paraId="5C9553CF" w14:textId="72472C89" w:rsidR="00A81960" w:rsidRPr="00703ED4" w:rsidRDefault="00A81960" w:rsidP="009F4D33">
      <w:pPr>
        <w:spacing w:line="360" w:lineRule="auto"/>
        <w:ind w:firstLineChars="200" w:firstLine="560"/>
        <w:rPr>
          <w:rFonts w:ascii="KaiTi" w:eastAsia="KaiTi" w:hAnsi="KaiTi"/>
          <w:sz w:val="28"/>
          <w:szCs w:val="28"/>
        </w:rPr>
      </w:pPr>
      <w:r w:rsidRPr="00703ED4">
        <w:rPr>
          <w:rFonts w:ascii="KaiTi" w:eastAsia="KaiTi" w:hAnsi="KaiTi"/>
          <w:sz w:val="28"/>
          <w:szCs w:val="28"/>
        </w:rPr>
        <w:t>在工业</w:t>
      </w:r>
      <w:del w:id="219" w:author="YU, QI (SI EP CEA R&amp;D DD)" w:date="2026-07-15T10:59:00Z">
        <w:r w:rsidRPr="00703ED4" w:rsidDel="00937701">
          <w:rPr>
            <w:rFonts w:ascii="KaiTi" w:eastAsia="KaiTi" w:hAnsi="KaiTi"/>
            <w:sz w:val="28"/>
            <w:szCs w:val="28"/>
          </w:rPr>
          <w:delText>多智能体</w:delText>
        </w:r>
      </w:del>
      <w:ins w:id="220"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的实际运行过程中，各智能体的运行状态并非随机无序的，而是遵循严格的物理逻辑与工艺流程约束，呈现出高度规律性的状态转移模式。例如，</w:t>
      </w:r>
      <w:r w:rsidR="009F4D33" w:rsidRPr="00703ED4">
        <w:rPr>
          <w:rFonts w:ascii="KaiTi" w:eastAsia="KaiTi" w:hAnsi="KaiTi"/>
          <w:sz w:val="28"/>
          <w:szCs w:val="28"/>
        </w:rPr>
        <w:t>自动导引车</w:t>
      </w:r>
      <w:r w:rsidRPr="00703ED4">
        <w:rPr>
          <w:rFonts w:ascii="KaiTi" w:eastAsia="KaiTi" w:hAnsi="KaiTi"/>
          <w:sz w:val="28"/>
          <w:szCs w:val="28"/>
        </w:rPr>
        <w:t>AGV不可能在</w:t>
      </w:r>
      <w:r w:rsidRPr="00703ED4">
        <w:rPr>
          <w:rFonts w:ascii="KaiTi" w:eastAsia="KaiTi" w:hAnsi="KaiTi" w:hint="eastAsia"/>
          <w:sz w:val="28"/>
          <w:szCs w:val="28"/>
        </w:rPr>
        <w:t>运输物料的途中尚</w:t>
      </w:r>
      <w:r w:rsidRPr="00703ED4">
        <w:rPr>
          <w:rFonts w:ascii="KaiTi" w:eastAsia="KaiTi" w:hAnsi="KaiTi"/>
          <w:sz w:val="28"/>
          <w:szCs w:val="28"/>
        </w:rPr>
        <w:t>未到达机械臂位置的情况下直接跳转至"返回原点</w:t>
      </w:r>
      <w:r w:rsidRPr="00703ED4">
        <w:rPr>
          <w:rFonts w:ascii="KaiTi" w:eastAsia="KaiTi" w:hAnsi="KaiTi" w:hint="eastAsia"/>
          <w:sz w:val="28"/>
          <w:szCs w:val="28"/>
        </w:rPr>
        <w:t>/仓库</w:t>
      </w:r>
      <w:r w:rsidRPr="00703ED4">
        <w:rPr>
          <w:rFonts w:ascii="KaiTi" w:eastAsia="KaiTi" w:hAnsi="KaiTi"/>
          <w:sz w:val="28"/>
          <w:szCs w:val="28"/>
        </w:rPr>
        <w:t>"状态，机械臂也不可能在AGV</w:t>
      </w:r>
      <w:r w:rsidR="009F4D33" w:rsidRPr="00703ED4">
        <w:rPr>
          <w:rFonts w:ascii="KaiTi" w:eastAsia="KaiTi" w:hAnsi="KaiTi"/>
          <w:sz w:val="28"/>
          <w:szCs w:val="28"/>
        </w:rPr>
        <w:t>尚未到位时自行进入生产加工状态。这种内在的状态转移规律，</w:t>
      </w:r>
      <w:r w:rsidRPr="00703ED4">
        <w:rPr>
          <w:rFonts w:ascii="KaiTi" w:eastAsia="KaiTi" w:hAnsi="KaiTi"/>
          <w:sz w:val="28"/>
          <w:szCs w:val="28"/>
        </w:rPr>
        <w:t>是本发明方法用于检测数据注入攻击的核心依据：一旦系统接收到的状态数据违背了这种规律，即可判定存在异常。因此，本步骤的核心任务是：从智能体正常运行的历史数据中，定量地提取并建模这种状态转移规律，形成可供在线检测使用的状态转移概率矩阵</w:t>
      </w:r>
      <m:oMath>
        <m:r>
          <w:rPr>
            <w:rFonts w:ascii="Cambria Math" w:eastAsia="KaiTi" w:hAnsi="Cambria Math"/>
            <w:sz w:val="28"/>
            <w:szCs w:val="28"/>
          </w:rPr>
          <m:t>P</m:t>
        </m:r>
      </m:oMath>
      <w:r w:rsidRPr="00703ED4">
        <w:rPr>
          <w:rFonts w:ascii="KaiTi" w:eastAsia="KaiTi" w:hAnsi="KaiTi" w:hint="eastAsia"/>
          <w:sz w:val="28"/>
          <w:szCs w:val="28"/>
        </w:rPr>
        <w:t>与</w:t>
      </w:r>
      <w:r w:rsidRPr="00703ED4">
        <w:rPr>
          <w:rFonts w:ascii="KaiTi" w:eastAsia="KaiTi" w:hAnsi="KaiTi"/>
          <w:sz w:val="28"/>
          <w:szCs w:val="28"/>
        </w:rPr>
        <w:t>历史状态概率向量</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oMath>
      <w:r w:rsidRPr="00703ED4">
        <w:rPr>
          <w:rFonts w:ascii="KaiTi" w:eastAsia="KaiTi" w:hAnsi="KaiTi"/>
          <w:sz w:val="28"/>
          <w:szCs w:val="28"/>
        </w:rPr>
        <w:t>。</w:t>
      </w:r>
    </w:p>
    <w:p w14:paraId="5D82F26D" w14:textId="7B86A9C6"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首先，由</w:t>
      </w:r>
      <w:del w:id="221" w:author="YU, QI (SI EP CEA R&amp;D DD)" w:date="2026-07-15T10:59:00Z">
        <w:r w:rsidRPr="00703ED4" w:rsidDel="00937701">
          <w:rPr>
            <w:rFonts w:ascii="KaiTi" w:eastAsia="KaiTi" w:hAnsi="KaiTi"/>
            <w:sz w:val="28"/>
            <w:szCs w:val="28"/>
          </w:rPr>
          <w:delText>多智能体</w:delText>
        </w:r>
      </w:del>
      <w:ins w:id="222"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平台采集智能体正常运行期间的历史状态序列，构成历史状态数据集</w:t>
      </w:r>
      <m:oMath>
        <m:sSub>
          <m:sSubPr>
            <m:ctrlPr>
              <w:rPr>
                <w:rFonts w:ascii="Cambria Math" w:eastAsia="KaiTi" w:hAnsi="Cambria Math"/>
                <w:i/>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Pr="00703ED4">
        <w:rPr>
          <w:rFonts w:ascii="KaiTi" w:eastAsia="KaiTi" w:hAnsi="KaiTi" w:hint="eastAsia"/>
          <w:sz w:val="28"/>
          <w:szCs w:val="28"/>
        </w:rPr>
        <w:t>，</w:t>
      </w:r>
      <w:r w:rsidRPr="00703ED4">
        <w:rPr>
          <w:rFonts w:ascii="KaiTi" w:eastAsia="KaiTi" w:hAnsi="KaiTi"/>
          <w:sz w:val="28"/>
          <w:szCs w:val="28"/>
        </w:rPr>
        <w:t>其格式为相邻时刻状态对的有序集合：</w:t>
      </w:r>
    </w:p>
    <w:p w14:paraId="039B34CA" w14:textId="77777777" w:rsidR="00A81960" w:rsidRPr="00703ED4" w:rsidRDefault="00F42F09" w:rsidP="00A81960">
      <w:pPr>
        <w:spacing w:line="360" w:lineRule="auto"/>
        <w:ind w:firstLineChars="200" w:firstLine="560"/>
        <w:rPr>
          <w:rFonts w:ascii="KaiTi" w:eastAsia="KaiTi" w:hAnsi="KaiTi"/>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D</m:t>
              </m:r>
            </m:e>
            <m:sub>
              <m:r>
                <w:rPr>
                  <w:rFonts w:ascii="Cambria Math" w:eastAsia="KaiTi" w:hAnsi="Cambria Math"/>
                  <w:sz w:val="28"/>
                  <w:szCs w:val="28"/>
                </w:rPr>
                <m:t>h</m:t>
              </m:r>
              <m:r>
                <w:rPr>
                  <w:rFonts w:ascii="Cambria Math" w:eastAsia="KaiTi" w:hAnsi="Cambria Math"/>
                  <w:sz w:val="28"/>
                  <w:szCs w:val="28"/>
                </w:rPr>
                <m:t>istory</m:t>
              </m:r>
            </m:sub>
          </m:sSub>
          <m:r>
            <w:rPr>
              <w:rFonts w:ascii="Cambria Math" w:eastAsia="KaiTi" w:hAnsi="Cambria Math"/>
              <w:sz w:val="28"/>
              <w:szCs w:val="28"/>
            </w:rPr>
            <m:t>={</m:t>
          </m:r>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1</m:t>
                      </m:r>
                    </m:sub>
                  </m:sSub>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2</m:t>
                      </m:r>
                    </m:sub>
                  </m:sSub>
                </m:sub>
              </m:sSub>
            </m:e>
          </m:d>
          <m:r>
            <w:rPr>
              <w:rFonts w:ascii="Cambria Math" w:eastAsia="KaiTi" w:hAnsi="Cambria Math"/>
              <w:sz w:val="28"/>
              <w:szCs w:val="28"/>
            </w:rPr>
            <m:t>,</m:t>
          </m:r>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2</m:t>
                      </m:r>
                    </m:sub>
                  </m:sSub>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3</m:t>
                      </m:r>
                    </m:sub>
                  </m:sSub>
                </m:sub>
              </m:sSub>
            </m:e>
          </m:d>
          <m:r>
            <w:rPr>
              <w:rFonts w:ascii="Cambria Math" w:eastAsia="KaiTi" w:hAnsi="Cambria Math"/>
              <w:sz w:val="28"/>
              <w:szCs w:val="28"/>
            </w:rPr>
            <m:t>,…</m:t>
          </m:r>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m</m:t>
                      </m:r>
                      <m:r>
                        <w:rPr>
                          <w:rFonts w:ascii="Cambria Math" w:eastAsia="KaiTi" w:hAnsi="Cambria Math"/>
                          <w:sz w:val="28"/>
                          <w:szCs w:val="28"/>
                        </w:rPr>
                        <m:t>-</m:t>
                      </m:r>
                      <m:r>
                        <w:rPr>
                          <w:rFonts w:ascii="Cambria Math" w:eastAsia="KaiTi" w:hAnsi="Cambria Math"/>
                          <w:sz w:val="28"/>
                          <w:szCs w:val="28"/>
                        </w:rPr>
                        <m:t>1</m:t>
                      </m:r>
                    </m:sub>
                  </m:sSub>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m</m:t>
                      </m:r>
                    </m:sub>
                  </m:sSub>
                </m:sub>
              </m:sSub>
            </m:e>
          </m:d>
          <m:r>
            <w:rPr>
              <w:rFonts w:ascii="Cambria Math" w:eastAsia="KaiTi" w:hAnsi="Cambria Math"/>
              <w:sz w:val="28"/>
              <w:szCs w:val="28"/>
            </w:rPr>
            <m:t>}</m:t>
          </m:r>
        </m:oMath>
      </m:oMathPara>
    </w:p>
    <w:p w14:paraId="7444E027" w14:textId="734CAC03"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其中每个状态对</w:t>
      </w:r>
      <m:oMath>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hint="eastAsia"/>
                        <w:sz w:val="28"/>
                        <w:szCs w:val="28"/>
                      </w:rPr>
                      <m:t>k</m:t>
                    </m:r>
                  </m:sub>
                </m:sSub>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hint="eastAsia"/>
                        <w:sz w:val="28"/>
                        <w:szCs w:val="28"/>
                      </w:rPr>
                      <m:t>k+1</m:t>
                    </m:r>
                  </m:sub>
                </m:sSub>
              </m:sub>
            </m:sSub>
          </m:e>
        </m:d>
      </m:oMath>
      <w:r w:rsidRPr="00703ED4">
        <w:rPr>
          <w:rFonts w:ascii="KaiTi" w:eastAsia="KaiTi" w:hAnsi="KaiTi"/>
          <w:sz w:val="28"/>
          <w:szCs w:val="28"/>
        </w:rPr>
        <w:t>记录了系统在两个</w:t>
      </w:r>
      <w:r w:rsidRPr="00703ED4">
        <w:rPr>
          <w:rFonts w:ascii="KaiTi" w:eastAsia="KaiTi" w:hAnsi="KaiTi" w:hint="eastAsia"/>
          <w:sz w:val="28"/>
          <w:szCs w:val="28"/>
        </w:rPr>
        <w:t>相邻</w:t>
      </w:r>
      <w:r w:rsidRPr="00703ED4">
        <w:rPr>
          <w:rFonts w:ascii="KaiTi" w:eastAsia="KaiTi" w:hAnsi="KaiTi"/>
          <w:sz w:val="28"/>
          <w:szCs w:val="28"/>
        </w:rPr>
        <w:t>采样时刻之间发生的一次状态转移。为防止历史数据无限累积占用存储资源，</w:t>
      </w:r>
      <m:oMath>
        <m:sSub>
          <m:sSubPr>
            <m:ctrlPr>
              <w:rPr>
                <w:rFonts w:ascii="Cambria Math" w:eastAsia="KaiTi" w:hAnsi="Cambria Math"/>
                <w:i/>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Pr="00703ED4">
        <w:rPr>
          <w:rFonts w:ascii="KaiTi" w:eastAsia="KaiTi" w:hAnsi="KaiTi"/>
          <w:sz w:val="28"/>
          <w:szCs w:val="28"/>
        </w:rPr>
        <w:t>设有最大容量上限</w:t>
      </w:r>
      <m:oMath>
        <m:sSub>
          <m:sSubPr>
            <m:ctrlPr>
              <w:rPr>
                <w:rFonts w:ascii="Cambria Math" w:eastAsia="KaiTi" w:hAnsi="Cambria Math"/>
                <w:i/>
                <w:sz w:val="28"/>
                <w:szCs w:val="28"/>
              </w:rPr>
            </m:ctrlPr>
          </m:sSubPr>
          <m:e>
            <m:r>
              <w:rPr>
                <w:rFonts w:ascii="Cambria Math" w:eastAsia="KaiTi" w:hAnsi="Cambria Math"/>
                <w:sz w:val="28"/>
                <w:szCs w:val="28"/>
              </w:rPr>
              <m:t>N</m:t>
            </m:r>
          </m:e>
          <m:sub>
            <m:r>
              <w:rPr>
                <w:rFonts w:ascii="Cambria Math" w:eastAsia="KaiTi" w:hAnsi="Cambria Math"/>
                <w:sz w:val="28"/>
                <w:szCs w:val="28"/>
              </w:rPr>
              <m:t>max</m:t>
            </m:r>
          </m:sub>
        </m:sSub>
      </m:oMath>
      <w:r w:rsidRPr="00703ED4">
        <w:rPr>
          <w:rFonts w:ascii="KaiTi" w:eastAsia="KaiTi" w:hAnsi="KaiTi" w:hint="eastAsia"/>
          <w:sz w:val="28"/>
          <w:szCs w:val="28"/>
        </w:rPr>
        <w:t>；</w:t>
      </w:r>
      <w:r w:rsidRPr="00703ED4">
        <w:rPr>
          <w:rFonts w:ascii="KaiTi" w:eastAsia="KaiTi" w:hAnsi="KaiTi"/>
          <w:sz w:val="28"/>
          <w:szCs w:val="28"/>
        </w:rPr>
        <w:t>当采集的状态对数量超过</w:t>
      </w:r>
      <m:oMath>
        <m:sSub>
          <m:sSubPr>
            <m:ctrlPr>
              <w:rPr>
                <w:rFonts w:ascii="Cambria Math" w:eastAsia="KaiTi" w:hAnsi="Cambria Math"/>
                <w:i/>
                <w:sz w:val="28"/>
                <w:szCs w:val="28"/>
              </w:rPr>
            </m:ctrlPr>
          </m:sSubPr>
          <m:e>
            <m:r>
              <w:rPr>
                <w:rFonts w:ascii="Cambria Math" w:eastAsia="KaiTi" w:hAnsi="Cambria Math"/>
                <w:sz w:val="28"/>
                <w:szCs w:val="28"/>
              </w:rPr>
              <m:t>N</m:t>
            </m:r>
          </m:e>
          <m:sub>
            <m:r>
              <w:rPr>
                <w:rFonts w:ascii="Cambria Math" w:eastAsia="KaiTi" w:hAnsi="Cambria Math"/>
                <w:sz w:val="28"/>
                <w:szCs w:val="28"/>
              </w:rPr>
              <m:t>max</m:t>
            </m:r>
          </m:sub>
        </m:sSub>
      </m:oMath>
      <w:r w:rsidRPr="00703ED4">
        <w:rPr>
          <w:rFonts w:ascii="KaiTi" w:eastAsia="KaiTi" w:hAnsi="KaiTi" w:hint="eastAsia"/>
          <w:sz w:val="28"/>
          <w:szCs w:val="28"/>
        </w:rPr>
        <w:t>时，</w:t>
      </w:r>
      <w:r w:rsidR="009F4D33" w:rsidRPr="00703ED4">
        <w:rPr>
          <w:rFonts w:ascii="KaiTi" w:eastAsia="KaiTi" w:hAnsi="KaiTi"/>
          <w:sz w:val="28"/>
          <w:szCs w:val="28"/>
        </w:rPr>
        <w:t>系统自动采用先进先出</w:t>
      </w:r>
      <w:r w:rsidRPr="00703ED4">
        <w:rPr>
          <w:rFonts w:ascii="KaiTi" w:eastAsia="KaiTi" w:hAnsi="KaiTi"/>
          <w:sz w:val="28"/>
          <w:szCs w:val="28"/>
        </w:rPr>
        <w:t>FIFO的滚动窗口策略，丢弃最早的状态对并纳入最新的状态对，维持数据集规模恒定。</w:t>
      </w:r>
    </w:p>
    <w:p w14:paraId="11582FE8" w14:textId="54727A12"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本实施例中，工业</w:t>
      </w:r>
      <w:del w:id="223" w:author="YU, QI (SI EP CEA R&amp;D DD)" w:date="2026-07-15T10:59:00Z">
        <w:r w:rsidRPr="00703ED4" w:rsidDel="00937701">
          <w:rPr>
            <w:rFonts w:ascii="KaiTi" w:eastAsia="KaiTi" w:hAnsi="KaiTi"/>
            <w:sz w:val="28"/>
            <w:szCs w:val="28"/>
          </w:rPr>
          <w:delText>多智能体</w:delText>
        </w:r>
      </w:del>
      <w:ins w:id="224"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的智能体包括自动导引车AGV与机械臂Robot Arm两类。AGV具有5种运行状态：</w:t>
      </w:r>
    </w:p>
    <w:p w14:paraId="7F3294F2" w14:textId="77777777" w:rsidR="00A81960" w:rsidRPr="00703ED4" w:rsidRDefault="00F42F09" w:rsidP="00A81960">
      <w:pPr>
        <w:spacing w:line="360" w:lineRule="auto"/>
        <w:ind w:firstLineChars="200" w:firstLine="560"/>
        <w:rPr>
          <w:rFonts w:ascii="KaiTi" w:eastAsia="KaiTi" w:hAnsi="KaiTi"/>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AGV</m:t>
              </m:r>
            </m:sub>
          </m:sSub>
          <m:r>
            <w:rPr>
              <w:rFonts w:ascii="Cambria Math" w:eastAsia="KaiTi" w:hAnsi="Cambria Math"/>
              <w:sz w:val="28"/>
              <w:szCs w:val="28"/>
            </w:rPr>
            <m:t>={</m:t>
          </m:r>
          <m:r>
            <w:rPr>
              <w:rFonts w:ascii="Cambria Math" w:eastAsia="KaiTi" w:hAnsi="Cambria Math"/>
              <w:sz w:val="28"/>
              <w:szCs w:val="28"/>
            </w:rPr>
            <m:t>AGV</m:t>
          </m:r>
          <m:r>
            <w:rPr>
              <w:rFonts w:ascii="Cambria Math" w:eastAsia="KaiTi" w:hAnsi="Cambria Math"/>
              <w:sz w:val="28"/>
              <w:szCs w:val="28"/>
            </w:rPr>
            <m:t>_</m:t>
          </m:r>
          <m:r>
            <w:rPr>
              <w:rFonts w:ascii="Cambria Math" w:eastAsia="KaiTi" w:hAnsi="Cambria Math"/>
              <w:sz w:val="28"/>
              <w:szCs w:val="28"/>
            </w:rPr>
            <m:t>idle</m:t>
          </m:r>
          <m:r>
            <w:rPr>
              <w:rFonts w:ascii="Cambria Math" w:eastAsia="KaiTi" w:hAnsi="Cambria Math"/>
              <w:sz w:val="28"/>
              <w:szCs w:val="28"/>
            </w:rPr>
            <m:t xml:space="preserve">, </m:t>
          </m:r>
          <m:r>
            <w:rPr>
              <w:rFonts w:ascii="Cambria Math" w:eastAsia="KaiTi" w:hAnsi="Cambria Math"/>
              <w:sz w:val="28"/>
              <w:szCs w:val="28"/>
            </w:rPr>
            <m:t>AGV</m:t>
          </m:r>
          <m:r>
            <w:rPr>
              <w:rFonts w:ascii="Cambria Math" w:eastAsia="KaiTi" w:hAnsi="Cambria Math"/>
              <w:sz w:val="28"/>
              <w:szCs w:val="28"/>
            </w:rPr>
            <m:t>_</m:t>
          </m:r>
          <m:r>
            <w:rPr>
              <w:rFonts w:ascii="Cambria Math" w:eastAsia="KaiTi" w:hAnsi="Cambria Math"/>
              <w:sz w:val="28"/>
              <w:szCs w:val="28"/>
            </w:rPr>
            <m:t>MovingToRobotArm</m:t>
          </m:r>
          <m:r>
            <w:rPr>
              <w:rFonts w:ascii="Cambria Math" w:eastAsia="KaiTi" w:hAnsi="Cambria Math"/>
              <w:sz w:val="28"/>
              <w:szCs w:val="28"/>
            </w:rPr>
            <m:t>,</m:t>
          </m:r>
          <m:r>
            <w:rPr>
              <w:rFonts w:ascii="Cambria Math" w:eastAsia="KaiTi" w:hAnsi="Cambria Math"/>
              <w:sz w:val="28"/>
              <w:szCs w:val="28"/>
            </w:rPr>
            <m:t>AGV</m:t>
          </m:r>
          <m:r>
            <w:rPr>
              <w:rFonts w:ascii="Cambria Math" w:eastAsia="KaiTi" w:hAnsi="Cambria Math"/>
              <w:sz w:val="28"/>
              <w:szCs w:val="28"/>
            </w:rPr>
            <m:t>_</m:t>
          </m:r>
          <m:r>
            <w:rPr>
              <w:rFonts w:ascii="Cambria Math" w:eastAsia="KaiTi" w:hAnsi="Cambria Math"/>
              <w:sz w:val="28"/>
              <w:szCs w:val="28"/>
            </w:rPr>
            <m:t>AtRobotArm</m:t>
          </m:r>
          <m:r>
            <w:rPr>
              <w:rFonts w:ascii="Cambria Math" w:eastAsia="KaiTi" w:hAnsi="Cambria Math"/>
              <w:sz w:val="28"/>
              <w:szCs w:val="28"/>
            </w:rPr>
            <m:t>,</m:t>
          </m:r>
        </m:oMath>
      </m:oMathPara>
    </w:p>
    <w:p w14:paraId="5288F48F" w14:textId="77777777" w:rsidR="00A81960" w:rsidRPr="00703ED4" w:rsidRDefault="00A81960" w:rsidP="00A81960">
      <w:pPr>
        <w:spacing w:line="360" w:lineRule="auto"/>
        <w:ind w:firstLineChars="200" w:firstLine="560"/>
        <w:rPr>
          <w:rFonts w:ascii="KaiTi" w:eastAsia="KaiTi" w:hAnsi="KaiTi"/>
          <w:sz w:val="28"/>
          <w:szCs w:val="28"/>
        </w:rPr>
      </w:pPr>
      <m:oMathPara>
        <m:oMath>
          <m:r>
            <w:rPr>
              <w:rFonts w:ascii="Cambria Math" w:eastAsia="KaiTi" w:hAnsi="Cambria Math"/>
              <w:sz w:val="28"/>
              <w:szCs w:val="28"/>
            </w:rPr>
            <w:lastRenderedPageBreak/>
            <m:t>AGV_MovingToOrigin,AGV_AtOrigin}</m:t>
          </m:r>
        </m:oMath>
      </m:oMathPara>
    </w:p>
    <w:p w14:paraId="6B1AFA79" w14:textId="2BE40223" w:rsidR="00A81960" w:rsidRPr="00703ED4" w:rsidRDefault="00A81960" w:rsidP="00A81960">
      <w:pPr>
        <w:spacing w:line="360" w:lineRule="auto"/>
        <w:ind w:firstLineChars="200" w:firstLine="560"/>
        <w:rPr>
          <w:rFonts w:ascii="KaiTi" w:eastAsia="KaiTi" w:hAnsi="KaiTi"/>
          <w:iCs/>
          <w:sz w:val="28"/>
          <w:szCs w:val="28"/>
        </w:rPr>
      </w:pPr>
      <w:r w:rsidRPr="00703ED4">
        <w:rPr>
          <w:rFonts w:ascii="KaiTi" w:eastAsia="KaiTi" w:hAnsi="KaiTi"/>
          <w:iCs/>
          <w:sz w:val="28"/>
          <w:szCs w:val="28"/>
        </w:rPr>
        <w:t>分别对应：AGV处于空闲状态、AGV正在运行至机械臂位置、AGV已到达机械臂位置、AGV</w:t>
      </w:r>
      <w:r w:rsidR="009F4D33" w:rsidRPr="00703ED4">
        <w:rPr>
          <w:rFonts w:ascii="KaiTi" w:eastAsia="KaiTi" w:hAnsi="KaiTi"/>
          <w:iCs/>
          <w:sz w:val="28"/>
          <w:szCs w:val="28"/>
        </w:rPr>
        <w:t>正在返回原点</w:t>
      </w:r>
      <w:r w:rsidR="009F4D33" w:rsidRPr="00703ED4">
        <w:rPr>
          <w:rFonts w:ascii="KaiTi" w:eastAsia="KaiTi" w:hAnsi="KaiTi" w:hint="eastAsia"/>
          <w:iCs/>
          <w:sz w:val="28"/>
          <w:szCs w:val="28"/>
        </w:rPr>
        <w:t>/</w:t>
      </w:r>
      <w:r w:rsidR="009F4D33" w:rsidRPr="00703ED4">
        <w:rPr>
          <w:rFonts w:ascii="KaiTi" w:eastAsia="KaiTi" w:hAnsi="KaiTi"/>
          <w:iCs/>
          <w:sz w:val="28"/>
          <w:szCs w:val="28"/>
        </w:rPr>
        <w:t>仓库位置</w:t>
      </w:r>
      <w:r w:rsidRPr="00703ED4">
        <w:rPr>
          <w:rFonts w:ascii="KaiTi" w:eastAsia="KaiTi" w:hAnsi="KaiTi"/>
          <w:iCs/>
          <w:sz w:val="28"/>
          <w:szCs w:val="28"/>
        </w:rPr>
        <w:t>、AGV</w:t>
      </w:r>
      <w:r w:rsidR="009F4D33" w:rsidRPr="00703ED4">
        <w:rPr>
          <w:rFonts w:ascii="KaiTi" w:eastAsia="KaiTi" w:hAnsi="KaiTi"/>
          <w:iCs/>
          <w:sz w:val="28"/>
          <w:szCs w:val="28"/>
        </w:rPr>
        <w:t>已到达原点/仓库位置</w:t>
      </w:r>
      <w:r w:rsidRPr="00703ED4">
        <w:rPr>
          <w:rFonts w:ascii="KaiTi" w:eastAsia="KaiTi" w:hAnsi="KaiTi"/>
          <w:iCs/>
          <w:sz w:val="28"/>
          <w:szCs w:val="28"/>
        </w:rPr>
        <w:t>。</w:t>
      </w:r>
    </w:p>
    <w:p w14:paraId="0507DCB6" w14:textId="77777777" w:rsidR="00A81960" w:rsidRPr="00703ED4" w:rsidRDefault="00A81960" w:rsidP="00A81960">
      <w:pPr>
        <w:spacing w:line="360" w:lineRule="auto"/>
        <w:ind w:firstLineChars="200" w:firstLine="560"/>
        <w:rPr>
          <w:rFonts w:ascii="KaiTi" w:eastAsia="KaiTi" w:hAnsi="KaiTi"/>
          <w:iCs/>
          <w:sz w:val="28"/>
          <w:szCs w:val="28"/>
        </w:rPr>
      </w:pPr>
      <w:r w:rsidRPr="00703ED4">
        <w:rPr>
          <w:rFonts w:ascii="KaiTi" w:eastAsia="KaiTi" w:hAnsi="KaiTi"/>
          <w:iCs/>
          <w:sz w:val="28"/>
          <w:szCs w:val="28"/>
        </w:rPr>
        <w:t>机械臂具有2种运行状态：</w:t>
      </w:r>
    </w:p>
    <w:p w14:paraId="19AAE333" w14:textId="77777777" w:rsidR="00A81960" w:rsidRPr="00703ED4" w:rsidRDefault="00F42F09" w:rsidP="00A81960">
      <w:pPr>
        <w:spacing w:line="360" w:lineRule="auto"/>
        <w:ind w:firstLineChars="200" w:firstLine="560"/>
        <w:rPr>
          <w:rFonts w:ascii="KaiTi" w:eastAsia="KaiTi" w:hAnsi="KaiTi"/>
          <w:iCs/>
          <w:sz w:val="28"/>
          <w:szCs w:val="28"/>
        </w:rPr>
      </w:pPr>
      <m:oMathPara>
        <m:oMath>
          <m:sSub>
            <m:sSubPr>
              <m:ctrlPr>
                <w:rPr>
                  <w:rFonts w:ascii="Cambria Math" w:eastAsia="KaiTi" w:hAnsi="Cambria Math"/>
                  <w:i/>
                  <w:iCs/>
                  <w:sz w:val="28"/>
                  <w:szCs w:val="28"/>
                </w:rPr>
              </m:ctrlPr>
            </m:sSubPr>
            <m:e>
              <m:r>
                <w:rPr>
                  <w:rFonts w:ascii="Cambria Math" w:eastAsia="KaiTi" w:hAnsi="Cambria Math"/>
                  <w:sz w:val="28"/>
                  <w:szCs w:val="28"/>
                </w:rPr>
                <m:t>S</m:t>
              </m:r>
            </m:e>
            <m:sub>
              <m:r>
                <w:rPr>
                  <w:rFonts w:ascii="Cambria Math" w:eastAsia="KaiTi" w:hAnsi="Cambria Math"/>
                  <w:sz w:val="28"/>
                  <w:szCs w:val="28"/>
                </w:rPr>
                <m:t>RobotArm</m:t>
              </m:r>
            </m:sub>
          </m:sSub>
          <m:r>
            <w:rPr>
              <w:rFonts w:ascii="Cambria Math" w:eastAsia="KaiTi" w:hAnsi="Cambria Math"/>
              <w:sz w:val="28"/>
              <w:szCs w:val="28"/>
            </w:rPr>
            <m:t>={</m:t>
          </m:r>
          <m:r>
            <w:rPr>
              <w:rFonts w:ascii="Cambria Math" w:eastAsia="KaiTi" w:hAnsi="Cambria Math"/>
              <w:sz w:val="28"/>
              <w:szCs w:val="28"/>
            </w:rPr>
            <m:t>RobotArm</m:t>
          </m:r>
          <m:r>
            <w:rPr>
              <w:rFonts w:ascii="Cambria Math" w:eastAsia="KaiTi" w:hAnsi="Cambria Math"/>
              <w:sz w:val="28"/>
              <w:szCs w:val="28"/>
            </w:rPr>
            <m:t>_</m:t>
          </m:r>
          <m:r>
            <w:rPr>
              <w:rFonts w:ascii="Cambria Math" w:eastAsia="KaiTi" w:hAnsi="Cambria Math"/>
              <w:sz w:val="28"/>
              <w:szCs w:val="28"/>
            </w:rPr>
            <m:t>idle</m:t>
          </m:r>
          <m:r>
            <w:rPr>
              <w:rFonts w:ascii="Cambria Math" w:eastAsia="KaiTi" w:hAnsi="Cambria Math"/>
              <w:sz w:val="28"/>
              <w:szCs w:val="28"/>
            </w:rPr>
            <m:t xml:space="preserve">, </m:t>
          </m:r>
          <m:r>
            <w:rPr>
              <w:rFonts w:ascii="Cambria Math" w:eastAsia="KaiTi" w:hAnsi="Cambria Math"/>
              <w:sz w:val="28"/>
              <w:szCs w:val="28"/>
            </w:rPr>
            <m:t>RobotArm</m:t>
          </m:r>
          <m:r>
            <w:rPr>
              <w:rFonts w:ascii="Cambria Math" w:eastAsia="KaiTi" w:hAnsi="Cambria Math"/>
              <w:sz w:val="28"/>
              <w:szCs w:val="28"/>
            </w:rPr>
            <m:t>_</m:t>
          </m:r>
          <m:r>
            <w:rPr>
              <w:rFonts w:ascii="Cambria Math" w:eastAsia="KaiTi" w:hAnsi="Cambria Math"/>
              <w:sz w:val="28"/>
              <w:szCs w:val="28"/>
            </w:rPr>
            <m:t>Producing</m:t>
          </m:r>
          <m:r>
            <w:rPr>
              <w:rFonts w:ascii="Cambria Math" w:eastAsia="KaiTi" w:hAnsi="Cambria Math"/>
              <w:sz w:val="28"/>
              <w:szCs w:val="28"/>
            </w:rPr>
            <m:t>}</m:t>
          </m:r>
        </m:oMath>
      </m:oMathPara>
    </w:p>
    <w:p w14:paraId="4BDACE07" w14:textId="77777777" w:rsidR="00A81960" w:rsidRPr="00703ED4" w:rsidRDefault="00A81960" w:rsidP="00A81960">
      <w:pPr>
        <w:spacing w:line="360" w:lineRule="auto"/>
        <w:ind w:firstLineChars="200" w:firstLine="560"/>
        <w:rPr>
          <w:rFonts w:ascii="KaiTi" w:eastAsia="KaiTi" w:hAnsi="KaiTi"/>
          <w:iCs/>
          <w:sz w:val="28"/>
          <w:szCs w:val="28"/>
        </w:rPr>
      </w:pPr>
      <w:r w:rsidRPr="00703ED4">
        <w:rPr>
          <w:rFonts w:ascii="KaiTi" w:eastAsia="KaiTi" w:hAnsi="KaiTi"/>
          <w:iCs/>
          <w:sz w:val="28"/>
          <w:szCs w:val="28"/>
        </w:rPr>
        <w:t>分别对应：机械臂处于空闲等待状态、机械臂正在进行生产加工。</w:t>
      </w:r>
    </w:p>
    <w:p w14:paraId="241ECCB8" w14:textId="77777777" w:rsidR="00A81960" w:rsidRPr="00703ED4" w:rsidRDefault="00A81960" w:rsidP="00A81960">
      <w:pPr>
        <w:spacing w:line="360" w:lineRule="auto"/>
        <w:ind w:firstLineChars="200" w:firstLine="560"/>
        <w:rPr>
          <w:rFonts w:ascii="KaiTi" w:eastAsia="KaiTi" w:hAnsi="KaiTi"/>
          <w:iCs/>
          <w:sz w:val="28"/>
          <w:szCs w:val="28"/>
        </w:rPr>
      </w:pPr>
      <w:r w:rsidRPr="00703ED4">
        <w:rPr>
          <w:rFonts w:ascii="KaiTi" w:eastAsia="KaiTi" w:hAnsi="KaiTi"/>
          <w:iCs/>
          <w:sz w:val="28"/>
          <w:szCs w:val="28"/>
        </w:rPr>
        <w:t>将AGV与机械臂的状态进行联合建模，两者共同构成7个联合系统状态，因此状态转移概率矩阵</w:t>
      </w:r>
      <m:oMath>
        <m:r>
          <w:rPr>
            <w:rFonts w:ascii="Cambria Math" w:eastAsia="KaiTi" w:hAnsi="Cambria Math"/>
            <w:sz w:val="28"/>
            <w:szCs w:val="28"/>
          </w:rPr>
          <m:t>P</m:t>
        </m:r>
      </m:oMath>
      <w:r w:rsidRPr="00703ED4">
        <w:rPr>
          <w:rFonts w:ascii="KaiTi" w:eastAsia="KaiTi" w:hAnsi="KaiTi" w:hint="eastAsia"/>
          <w:iCs/>
          <w:sz w:val="28"/>
          <w:szCs w:val="28"/>
        </w:rPr>
        <w:t>的</w:t>
      </w:r>
      <w:r w:rsidRPr="00703ED4">
        <w:rPr>
          <w:rFonts w:ascii="KaiTi" w:eastAsia="KaiTi" w:hAnsi="KaiTi"/>
          <w:iCs/>
          <w:sz w:val="28"/>
          <w:szCs w:val="28"/>
        </w:rPr>
        <w:t>维度为</w:t>
      </w:r>
      <m:oMath>
        <m:r>
          <w:rPr>
            <w:rFonts w:ascii="Cambria Math" w:eastAsia="KaiTi" w:hAnsi="Cambria Math"/>
            <w:sz w:val="28"/>
            <w:szCs w:val="28"/>
          </w:rPr>
          <m:t>7×7</m:t>
        </m:r>
      </m:oMath>
      <w:r w:rsidRPr="00703ED4">
        <w:rPr>
          <w:rFonts w:ascii="KaiTi" w:eastAsia="KaiTi" w:hAnsi="KaiTi"/>
          <w:iCs/>
          <w:sz w:val="28"/>
          <w:szCs w:val="28"/>
        </w:rPr>
        <w:t>，历史状态概率向量</w:t>
      </w:r>
      <m:oMath>
        <m:sSub>
          <m:sSubPr>
            <m:ctrlPr>
              <w:rPr>
                <w:rFonts w:ascii="Cambria Math" w:eastAsia="KaiTi" w:hAnsi="Cambria Math"/>
                <w:i/>
                <w:iCs/>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oMath>
      <w:r w:rsidRPr="00703ED4">
        <w:rPr>
          <w:rFonts w:ascii="KaiTi" w:eastAsia="KaiTi" w:hAnsi="KaiTi"/>
          <w:iCs/>
          <w:sz w:val="28"/>
          <w:szCs w:val="28"/>
        </w:rPr>
        <w:t>的维度为</w:t>
      </w:r>
      <m:oMath>
        <m:r>
          <w:rPr>
            <w:rFonts w:ascii="Cambria Math" w:eastAsia="KaiTi" w:hAnsi="Cambria Math"/>
            <w:sz w:val="28"/>
            <w:szCs w:val="28"/>
          </w:rPr>
          <m:t>7×1</m:t>
        </m:r>
      </m:oMath>
      <w:r w:rsidRPr="00703ED4">
        <w:rPr>
          <w:rFonts w:ascii="KaiTi" w:eastAsia="KaiTi" w:hAnsi="KaiTi" w:hint="eastAsia"/>
          <w:iCs/>
          <w:sz w:val="28"/>
          <w:szCs w:val="28"/>
        </w:rPr>
        <w:t>。</w:t>
      </w:r>
    </w:p>
    <w:p w14:paraId="421EFBFC" w14:textId="6F157BFC" w:rsidR="00A81960" w:rsidRPr="00703ED4" w:rsidRDefault="009F4D33" w:rsidP="00A81960">
      <w:pPr>
        <w:spacing w:line="360" w:lineRule="auto"/>
        <w:ind w:firstLineChars="200" w:firstLine="560"/>
        <w:rPr>
          <w:rFonts w:ascii="KaiTi" w:eastAsia="KaiTi" w:hAnsi="KaiTi"/>
          <w:iCs/>
          <w:sz w:val="28"/>
          <w:szCs w:val="28"/>
        </w:rPr>
      </w:pPr>
      <w:bookmarkStart w:id="225" w:name="OLE_LINK28"/>
      <w:r w:rsidRPr="00703ED4">
        <w:rPr>
          <w:rFonts w:ascii="KaiTi" w:eastAsia="KaiTi" w:hAnsi="KaiTi" w:hint="eastAsia"/>
          <w:iCs/>
          <w:sz w:val="28"/>
          <w:szCs w:val="28"/>
        </w:rPr>
        <w:t>通过</w:t>
      </w:r>
      <w:r w:rsidR="00A81960" w:rsidRPr="00703ED4">
        <w:rPr>
          <w:rFonts w:ascii="KaiTi" w:eastAsia="KaiTi" w:hAnsi="KaiTi"/>
          <w:iCs/>
          <w:sz w:val="28"/>
          <w:szCs w:val="28"/>
        </w:rPr>
        <w:t>马尔可夫链建模</w:t>
      </w:r>
      <w:r w:rsidRPr="00703ED4">
        <w:rPr>
          <w:rFonts w:ascii="KaiTi" w:eastAsia="KaiTi" w:hAnsi="KaiTi" w:hint="eastAsia"/>
          <w:iCs/>
          <w:sz w:val="28"/>
          <w:szCs w:val="28"/>
        </w:rPr>
        <w:t>，</w:t>
      </w:r>
      <w:r w:rsidR="00A81960" w:rsidRPr="00703ED4">
        <w:rPr>
          <w:rFonts w:ascii="KaiTi" w:eastAsia="KaiTi" w:hAnsi="KaiTi"/>
          <w:iCs/>
          <w:sz w:val="28"/>
          <w:szCs w:val="28"/>
        </w:rPr>
        <w:t>从</w:t>
      </w:r>
      <m:oMath>
        <m:sSub>
          <m:sSubPr>
            <m:ctrlPr>
              <w:rPr>
                <w:rFonts w:ascii="Cambria Math" w:eastAsia="KaiTi" w:hAnsi="Cambria Math"/>
                <w:i/>
                <w:iCs/>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00A81960" w:rsidRPr="00703ED4">
        <w:rPr>
          <w:rFonts w:ascii="KaiTi" w:eastAsia="KaiTi" w:hAnsi="KaiTi" w:hint="eastAsia"/>
          <w:iCs/>
          <w:sz w:val="28"/>
          <w:szCs w:val="28"/>
        </w:rPr>
        <w:t>中</w:t>
      </w:r>
      <w:r w:rsidR="00A81960" w:rsidRPr="00703ED4">
        <w:rPr>
          <w:rFonts w:ascii="KaiTi" w:eastAsia="KaiTi" w:hAnsi="KaiTi"/>
          <w:iCs/>
          <w:sz w:val="28"/>
          <w:szCs w:val="28"/>
        </w:rPr>
        <w:t>定量提取各状态之间的转移概率，</w:t>
      </w:r>
      <w:bookmarkEnd w:id="225"/>
      <w:r w:rsidR="00A81960" w:rsidRPr="00703ED4">
        <w:rPr>
          <w:rFonts w:ascii="KaiTi" w:eastAsia="KaiTi" w:hAnsi="KaiTi"/>
          <w:iCs/>
          <w:sz w:val="28"/>
          <w:szCs w:val="28"/>
        </w:rPr>
        <w:t>具体执行如</w:t>
      </w:r>
      <w:r w:rsidRPr="00703ED4">
        <w:rPr>
          <w:rFonts w:ascii="KaiTi" w:eastAsia="KaiTi" w:hAnsi="KaiTi" w:hint="eastAsia"/>
          <w:iCs/>
          <w:sz w:val="28"/>
          <w:szCs w:val="28"/>
        </w:rPr>
        <w:t>图2所示</w:t>
      </w:r>
      <w:r w:rsidR="00A81960" w:rsidRPr="00703ED4">
        <w:rPr>
          <w:rFonts w:ascii="KaiTi" w:eastAsia="KaiTi" w:hAnsi="KaiTi"/>
          <w:iCs/>
          <w:sz w:val="28"/>
          <w:szCs w:val="28"/>
        </w:rPr>
        <w:t>：</w:t>
      </w:r>
    </w:p>
    <w:p w14:paraId="39B5C5B8" w14:textId="1AFDACDE" w:rsidR="00A81960" w:rsidRPr="00703ED4" w:rsidRDefault="00A81960" w:rsidP="00A81960">
      <w:pPr>
        <w:spacing w:line="360" w:lineRule="auto"/>
        <w:ind w:firstLineChars="200" w:firstLine="562"/>
        <w:rPr>
          <w:rFonts w:ascii="KaiTi" w:eastAsia="KaiTi" w:hAnsi="KaiTi" w:cs="Calibri"/>
          <w:iCs/>
          <w:sz w:val="28"/>
          <w:szCs w:val="28"/>
        </w:rPr>
      </w:pPr>
      <w:del w:id="226" w:author="YU, QI (SI EP CEA R&amp;D DD)" w:date="2026-07-15T11:19:00Z">
        <w:r w:rsidRPr="00703ED4" w:rsidDel="00BC0D0D">
          <w:rPr>
            <w:rFonts w:ascii="KaiTi" w:eastAsia="KaiTi" w:hAnsi="KaiTi"/>
            <w:b/>
            <w:bCs/>
            <w:iCs/>
            <w:sz w:val="28"/>
            <w:szCs w:val="28"/>
          </w:rPr>
          <w:delText>S111</w:delText>
        </w:r>
      </w:del>
      <w:ins w:id="227" w:author="YU, QI (SI EP CEA R&amp;D DD)" w:date="2026-07-15T11:19:00Z">
        <w:r w:rsidR="00BC0D0D" w:rsidRPr="00703ED4">
          <w:rPr>
            <w:rFonts w:ascii="KaiTi" w:eastAsia="KaiTi" w:hAnsi="KaiTi"/>
            <w:b/>
            <w:bCs/>
            <w:iCs/>
            <w:sz w:val="28"/>
            <w:szCs w:val="28"/>
          </w:rPr>
          <w:t>S</w:t>
        </w:r>
        <w:r w:rsidR="00BC0D0D">
          <w:rPr>
            <w:rFonts w:ascii="KaiTi" w:eastAsia="KaiTi" w:hAnsi="KaiTi" w:hint="eastAsia"/>
            <w:b/>
            <w:bCs/>
            <w:iCs/>
            <w:sz w:val="28"/>
            <w:szCs w:val="28"/>
          </w:rPr>
          <w:t>11</w:t>
        </w:r>
      </w:ins>
      <w:r w:rsidRPr="00703ED4">
        <w:rPr>
          <w:rFonts w:ascii="KaiTi" w:eastAsia="KaiTi" w:hAnsi="KaiTi"/>
          <w:iCs/>
          <w:sz w:val="28"/>
          <w:szCs w:val="28"/>
        </w:rPr>
        <w:t>：初始化</w:t>
      </w:r>
      <w:r w:rsidRPr="00703ED4">
        <w:rPr>
          <w:rFonts w:ascii="Calibri" w:eastAsia="KaiTi" w:hAnsi="Calibri" w:cs="Calibri"/>
          <w:iCs/>
          <w:sz w:val="28"/>
          <w:szCs w:val="28"/>
        </w:rPr>
        <w:t> </w:t>
      </w:r>
      <m:oMath>
        <m:r>
          <w:rPr>
            <w:rFonts w:ascii="Cambria Math" w:eastAsia="KaiTi" w:hAnsi="Cambria Math"/>
            <w:sz w:val="28"/>
            <w:szCs w:val="28"/>
          </w:rPr>
          <m:t>7×7</m:t>
        </m:r>
      </m:oMath>
      <w:r w:rsidRPr="00703ED4">
        <w:rPr>
          <w:rFonts w:ascii="KaiTi" w:eastAsia="KaiTi" w:hAnsi="KaiTi" w:cs="Calibri" w:hint="eastAsia"/>
          <w:iCs/>
          <w:sz w:val="28"/>
          <w:szCs w:val="28"/>
        </w:rPr>
        <w:t>的</w:t>
      </w:r>
      <w:r w:rsidRPr="00703ED4">
        <w:rPr>
          <w:rFonts w:ascii="KaiTi" w:eastAsia="KaiTi" w:hAnsi="KaiTi" w:cs="Calibri"/>
          <w:iCs/>
          <w:sz w:val="28"/>
          <w:szCs w:val="28"/>
        </w:rPr>
        <w:t>状态转移计数矩阵，将所有元素置零：</w:t>
      </w:r>
      <m:oMath>
        <m:r>
          <w:rPr>
            <w:rFonts w:ascii="Cambria Math" w:eastAsia="KaiTi" w:hAnsi="Cambria Math" w:cs="Calibri"/>
            <w:sz w:val="28"/>
            <w:szCs w:val="28"/>
          </w:rPr>
          <m:t>Count</m:t>
        </m:r>
        <m:d>
          <m:dPr>
            <m:begChr m:val="["/>
            <m:endChr m:val="]"/>
            <m:ctrlPr>
              <w:rPr>
                <w:rFonts w:ascii="Cambria Math" w:eastAsia="KaiTi" w:hAnsi="Cambria Math" w:cs="Calibri"/>
                <w:i/>
                <w:iCs/>
                <w:sz w:val="28"/>
                <w:szCs w:val="28"/>
              </w:rPr>
            </m:ctrlPr>
          </m:dPr>
          <m:e>
            <m:r>
              <w:rPr>
                <w:rFonts w:ascii="Cambria Math" w:eastAsia="KaiTi" w:hAnsi="Cambria Math" w:cs="Calibri"/>
                <w:sz w:val="28"/>
                <w:szCs w:val="28"/>
              </w:rPr>
              <m:t>7×7</m:t>
            </m:r>
          </m:e>
        </m:d>
        <m:r>
          <w:rPr>
            <w:rFonts w:ascii="Cambria Math" w:eastAsia="KaiTi" w:hAnsi="Cambria Math" w:cs="Calibri"/>
            <w:sz w:val="28"/>
            <w:szCs w:val="28"/>
          </w:rPr>
          <m:t>=0</m:t>
        </m:r>
      </m:oMath>
      <w:r w:rsidRPr="00703ED4">
        <w:rPr>
          <w:rFonts w:ascii="KaiTi" w:eastAsia="KaiTi" w:hAnsi="KaiTi" w:cs="Calibri" w:hint="eastAsia"/>
          <w:iCs/>
          <w:sz w:val="28"/>
          <w:szCs w:val="28"/>
        </w:rPr>
        <w:t>；</w:t>
      </w:r>
    </w:p>
    <w:p w14:paraId="0D6EEF26" w14:textId="07E939B2" w:rsidR="00A81960" w:rsidRPr="00703ED4" w:rsidRDefault="00A81960" w:rsidP="00A81960">
      <w:pPr>
        <w:spacing w:line="360" w:lineRule="auto"/>
        <w:ind w:firstLineChars="200" w:firstLine="562"/>
        <w:rPr>
          <w:rFonts w:ascii="KaiTi" w:eastAsia="KaiTi" w:hAnsi="KaiTi"/>
          <w:iCs/>
          <w:sz w:val="28"/>
          <w:szCs w:val="28"/>
        </w:rPr>
      </w:pPr>
      <w:del w:id="228" w:author="YU, QI (SI EP CEA R&amp;D DD)" w:date="2026-07-15T11:19:00Z">
        <w:r w:rsidRPr="00703ED4" w:rsidDel="00BC0D0D">
          <w:rPr>
            <w:rFonts w:ascii="KaiTi" w:eastAsia="KaiTi" w:hAnsi="KaiTi"/>
            <w:b/>
            <w:bCs/>
            <w:iCs/>
            <w:sz w:val="28"/>
            <w:szCs w:val="28"/>
          </w:rPr>
          <w:delText>S112</w:delText>
        </w:r>
      </w:del>
      <w:ins w:id="229" w:author="YU, QI (SI EP CEA R&amp;D DD)" w:date="2026-07-15T11:19:00Z">
        <w:r w:rsidR="00BC0D0D" w:rsidRPr="00703ED4">
          <w:rPr>
            <w:rFonts w:ascii="KaiTi" w:eastAsia="KaiTi" w:hAnsi="KaiTi"/>
            <w:b/>
            <w:bCs/>
            <w:iCs/>
            <w:sz w:val="28"/>
            <w:szCs w:val="28"/>
          </w:rPr>
          <w:t>S</w:t>
        </w:r>
        <w:r w:rsidR="00BC0D0D">
          <w:rPr>
            <w:rFonts w:ascii="KaiTi" w:eastAsia="KaiTi" w:hAnsi="KaiTi" w:hint="eastAsia"/>
            <w:b/>
            <w:bCs/>
            <w:iCs/>
            <w:sz w:val="28"/>
            <w:szCs w:val="28"/>
          </w:rPr>
          <w:t>12</w:t>
        </w:r>
      </w:ins>
      <w:r w:rsidRPr="00703ED4">
        <w:rPr>
          <w:rFonts w:ascii="KaiTi" w:eastAsia="KaiTi" w:hAnsi="KaiTi"/>
          <w:iCs/>
          <w:sz w:val="28"/>
          <w:szCs w:val="28"/>
        </w:rPr>
        <w:t>：遍历</w:t>
      </w:r>
      <m:oMath>
        <m:sSub>
          <m:sSubPr>
            <m:ctrlPr>
              <w:rPr>
                <w:rFonts w:ascii="Cambria Math" w:eastAsia="KaiTi" w:hAnsi="Cambria Math"/>
                <w:i/>
                <w:iCs/>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Pr="00703ED4">
        <w:rPr>
          <w:rFonts w:ascii="KaiTi" w:eastAsia="KaiTi" w:hAnsi="KaiTi" w:hint="eastAsia"/>
          <w:iCs/>
          <w:sz w:val="28"/>
          <w:szCs w:val="28"/>
        </w:rPr>
        <w:t>中</w:t>
      </w:r>
      <w:r w:rsidRPr="00703ED4">
        <w:rPr>
          <w:rFonts w:ascii="KaiTi" w:eastAsia="KaiTi" w:hAnsi="KaiTi"/>
          <w:iCs/>
          <w:sz w:val="28"/>
          <w:szCs w:val="28"/>
        </w:rPr>
        <w:t>的每一个相邻状态对</w:t>
      </w:r>
      <m:oMath>
        <m:r>
          <w:rPr>
            <w:rFonts w:ascii="Cambria Math" w:eastAsia="KaiTi" w:hAnsi="Cambria Math"/>
            <w:sz w:val="28"/>
            <w:szCs w:val="28"/>
          </w:rPr>
          <m:t>(</m:t>
        </m:r>
        <m:sSub>
          <m:sSubPr>
            <m:ctrlPr>
              <w:rPr>
                <w:rFonts w:ascii="Cambria Math" w:eastAsia="KaiTi" w:hAnsi="Cambria Math"/>
                <w:i/>
                <w:iCs/>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r>
          <w:rPr>
            <w:rFonts w:ascii="Cambria Math" w:eastAsia="KaiTi" w:hAnsi="Cambria Math"/>
            <w:sz w:val="28"/>
            <w:szCs w:val="28"/>
          </w:rPr>
          <m:t>,</m:t>
        </m:r>
        <m:sSub>
          <m:sSubPr>
            <m:ctrlPr>
              <w:rPr>
                <w:rFonts w:ascii="Cambria Math" w:eastAsia="KaiTi" w:hAnsi="Cambria Math"/>
                <w:i/>
                <w:iCs/>
                <w:sz w:val="28"/>
                <w:szCs w:val="28"/>
              </w:rPr>
            </m:ctrlPr>
          </m:sSubPr>
          <m:e>
            <m:r>
              <w:rPr>
                <w:rFonts w:ascii="Cambria Math" w:eastAsia="KaiTi" w:hAnsi="Cambria Math"/>
                <w:sz w:val="28"/>
                <w:szCs w:val="28"/>
              </w:rPr>
              <m:t>s</m:t>
            </m:r>
          </m:e>
          <m:sub>
            <m:r>
              <w:rPr>
                <w:rFonts w:ascii="Cambria Math" w:eastAsia="KaiTi" w:hAnsi="Cambria Math"/>
                <w:sz w:val="28"/>
                <w:szCs w:val="28"/>
              </w:rPr>
              <m:t>j</m:t>
            </m:r>
          </m:sub>
        </m:sSub>
        <m:r>
          <w:rPr>
            <w:rFonts w:ascii="Cambria Math" w:eastAsia="KaiTi" w:hAnsi="Cambria Math"/>
            <w:sz w:val="28"/>
            <w:szCs w:val="28"/>
          </w:rPr>
          <m:t>)</m:t>
        </m:r>
      </m:oMath>
      <w:r w:rsidRPr="00703ED4">
        <w:rPr>
          <w:rFonts w:ascii="KaiTi" w:eastAsia="KaiTi" w:hAnsi="KaiTi" w:hint="eastAsia"/>
          <w:iCs/>
          <w:sz w:val="28"/>
          <w:szCs w:val="28"/>
        </w:rPr>
        <w:t>，</w:t>
      </w:r>
      <w:r w:rsidRPr="00703ED4">
        <w:rPr>
          <w:rFonts w:ascii="KaiTi" w:eastAsia="KaiTi" w:hAnsi="KaiTi"/>
          <w:iCs/>
          <w:sz w:val="28"/>
          <w:szCs w:val="28"/>
        </w:rPr>
        <w:t>对每一次发生的状态转移进行累计计数：</w:t>
      </w:r>
      <m:oMath>
        <m:r>
          <w:rPr>
            <w:rFonts w:ascii="Cambria Math" w:eastAsia="KaiTi" w:hAnsi="Cambria Math"/>
            <w:sz w:val="28"/>
            <w:szCs w:val="28"/>
          </w:rPr>
          <m:t>Count</m:t>
        </m:r>
        <m:d>
          <m:dPr>
            <m:begChr m:val="["/>
            <m:endChr m:val="]"/>
            <m:ctrlPr>
              <w:rPr>
                <w:rFonts w:ascii="Cambria Math" w:eastAsia="KaiTi" w:hAnsi="Cambria Math"/>
                <w:i/>
                <w:iCs/>
                <w:sz w:val="28"/>
                <w:szCs w:val="28"/>
              </w:rPr>
            </m:ctrlPr>
          </m:dPr>
          <m:e>
            <m:r>
              <w:rPr>
                <w:rFonts w:ascii="Cambria Math" w:eastAsia="KaiTi" w:hAnsi="Cambria Math"/>
                <w:sz w:val="28"/>
                <w:szCs w:val="28"/>
              </w:rPr>
              <m:t>i</m:t>
            </m:r>
          </m:e>
        </m:d>
        <m:d>
          <m:dPr>
            <m:begChr m:val="["/>
            <m:endChr m:val="]"/>
            <m:ctrlPr>
              <w:rPr>
                <w:rFonts w:ascii="Cambria Math" w:eastAsia="KaiTi" w:hAnsi="Cambria Math"/>
                <w:i/>
                <w:iCs/>
                <w:sz w:val="28"/>
                <w:szCs w:val="28"/>
              </w:rPr>
            </m:ctrlPr>
          </m:dPr>
          <m:e>
            <m:r>
              <w:rPr>
                <w:rFonts w:ascii="Cambria Math" w:eastAsia="KaiTi" w:hAnsi="Cambria Math"/>
                <w:sz w:val="28"/>
                <w:szCs w:val="28"/>
              </w:rPr>
              <m:t>j</m:t>
            </m:r>
          </m:e>
        </m:d>
        <m:r>
          <w:rPr>
            <w:rFonts w:ascii="Cambria Math" w:eastAsia="KaiTi" w:hAnsi="Cambria Math"/>
            <w:sz w:val="28"/>
            <w:szCs w:val="28"/>
          </w:rPr>
          <m:t>+=1</m:t>
        </m:r>
      </m:oMath>
      <w:r w:rsidRPr="00703ED4">
        <w:rPr>
          <w:rFonts w:ascii="KaiTi" w:eastAsia="KaiTi" w:hAnsi="KaiTi"/>
          <w:iCs/>
          <w:sz w:val="28"/>
          <w:szCs w:val="28"/>
        </w:rPr>
        <w:t>；</w:t>
      </w:r>
    </w:p>
    <w:p w14:paraId="13239DA3" w14:textId="40929110" w:rsidR="009F4D33" w:rsidRPr="00703ED4" w:rsidRDefault="00A81960" w:rsidP="00A81960">
      <w:pPr>
        <w:spacing w:line="360" w:lineRule="auto"/>
        <w:ind w:firstLineChars="200" w:firstLine="562"/>
        <w:rPr>
          <w:rFonts w:ascii="KaiTi" w:eastAsia="KaiTi" w:hAnsi="KaiTi"/>
          <w:iCs/>
          <w:sz w:val="28"/>
          <w:szCs w:val="28"/>
        </w:rPr>
      </w:pPr>
      <w:del w:id="230" w:author="YU, QI (SI EP CEA R&amp;D DD)" w:date="2026-07-15T11:19:00Z">
        <w:r w:rsidRPr="00703ED4" w:rsidDel="00BC0D0D">
          <w:rPr>
            <w:rFonts w:ascii="KaiTi" w:eastAsia="KaiTi" w:hAnsi="KaiTi"/>
            <w:b/>
            <w:bCs/>
            <w:iCs/>
            <w:sz w:val="28"/>
            <w:szCs w:val="28"/>
          </w:rPr>
          <w:delText>S113</w:delText>
        </w:r>
      </w:del>
      <w:ins w:id="231" w:author="YU, QI (SI EP CEA R&amp;D DD)" w:date="2026-07-15T11:19:00Z">
        <w:r w:rsidR="00BC0D0D" w:rsidRPr="00703ED4">
          <w:rPr>
            <w:rFonts w:ascii="KaiTi" w:eastAsia="KaiTi" w:hAnsi="KaiTi"/>
            <w:b/>
            <w:bCs/>
            <w:iCs/>
            <w:sz w:val="28"/>
            <w:szCs w:val="28"/>
          </w:rPr>
          <w:t>S</w:t>
        </w:r>
        <w:r w:rsidR="00BC0D0D">
          <w:rPr>
            <w:rFonts w:ascii="KaiTi" w:eastAsia="KaiTi" w:hAnsi="KaiTi" w:hint="eastAsia"/>
            <w:b/>
            <w:bCs/>
            <w:iCs/>
            <w:sz w:val="28"/>
            <w:szCs w:val="28"/>
          </w:rPr>
          <w:t>13</w:t>
        </w:r>
      </w:ins>
      <w:r w:rsidR="009F4D33" w:rsidRPr="00703ED4">
        <w:rPr>
          <w:rFonts w:ascii="KaiTi" w:eastAsia="KaiTi" w:hAnsi="KaiTi"/>
          <w:iCs/>
          <w:sz w:val="28"/>
          <w:szCs w:val="28"/>
        </w:rPr>
        <w:t>：依据工业操作约束对计数矩阵进行修正</w:t>
      </w:r>
      <w:r w:rsidR="009F4D33" w:rsidRPr="00703ED4">
        <w:rPr>
          <w:rFonts w:ascii="KaiTi" w:eastAsia="KaiTi" w:hAnsi="KaiTi" w:hint="eastAsia"/>
          <w:iCs/>
          <w:sz w:val="28"/>
          <w:szCs w:val="28"/>
        </w:rPr>
        <w:t>;</w:t>
      </w:r>
    </w:p>
    <w:p w14:paraId="73D94D55" w14:textId="526E01BC" w:rsidR="00A81960" w:rsidRPr="00703ED4" w:rsidRDefault="009F4D33" w:rsidP="00A81960">
      <w:pPr>
        <w:spacing w:line="360" w:lineRule="auto"/>
        <w:ind w:firstLineChars="200" w:firstLine="560"/>
        <w:rPr>
          <w:rFonts w:ascii="KaiTi" w:eastAsia="KaiTi" w:hAnsi="KaiTi"/>
          <w:iCs/>
          <w:sz w:val="28"/>
          <w:szCs w:val="28"/>
        </w:rPr>
      </w:pPr>
      <w:r w:rsidRPr="00703ED4">
        <w:rPr>
          <w:rFonts w:ascii="KaiTi" w:eastAsia="KaiTi" w:hAnsi="KaiTi"/>
          <w:iCs/>
          <w:sz w:val="28"/>
          <w:szCs w:val="28"/>
        </w:rPr>
        <w:t>工业系统中，某些状态转移在物理上是不可能发生的,</w:t>
      </w:r>
      <w:r w:rsidR="00A81960" w:rsidRPr="00703ED4">
        <w:rPr>
          <w:rFonts w:ascii="KaiTi" w:eastAsia="KaiTi" w:hAnsi="KaiTi"/>
          <w:iCs/>
          <w:sz w:val="28"/>
          <w:szCs w:val="28"/>
        </w:rPr>
        <w:t>例如AGV不可能从"空闲"状态直接跳转至"到达机械臂"</w:t>
      </w:r>
      <w:r w:rsidRPr="00703ED4">
        <w:rPr>
          <w:rFonts w:ascii="KaiTi" w:eastAsia="KaiTi" w:hAnsi="KaiTi"/>
          <w:iCs/>
          <w:sz w:val="28"/>
          <w:szCs w:val="28"/>
        </w:rPr>
        <w:t>状态</w:t>
      </w:r>
      <w:r w:rsidR="00A81960" w:rsidRPr="00703ED4">
        <w:rPr>
          <w:rFonts w:ascii="KaiTi" w:eastAsia="KaiTi" w:hAnsi="KaiTi"/>
          <w:iCs/>
          <w:sz w:val="28"/>
          <w:szCs w:val="28"/>
        </w:rPr>
        <w:t>，对此类禁止转移将</w:t>
      </w:r>
      <m:oMath>
        <m:r>
          <w:rPr>
            <w:rFonts w:ascii="Cambria Math" w:eastAsia="KaiTi" w:hAnsi="Cambria Math"/>
            <w:sz w:val="28"/>
            <w:szCs w:val="28"/>
          </w:rPr>
          <m:t>Count</m:t>
        </m:r>
        <m:d>
          <m:dPr>
            <m:begChr m:val="["/>
            <m:endChr m:val="]"/>
            <m:ctrlPr>
              <w:rPr>
                <w:rFonts w:ascii="Cambria Math" w:eastAsia="KaiTi" w:hAnsi="Cambria Math"/>
                <w:i/>
                <w:iCs/>
                <w:sz w:val="28"/>
                <w:szCs w:val="28"/>
              </w:rPr>
            </m:ctrlPr>
          </m:dPr>
          <m:e>
            <m:r>
              <w:rPr>
                <w:rFonts w:ascii="Cambria Math" w:eastAsia="KaiTi" w:hAnsi="Cambria Math"/>
                <w:sz w:val="28"/>
                <w:szCs w:val="28"/>
              </w:rPr>
              <m:t>i</m:t>
            </m:r>
          </m:e>
        </m:d>
        <m:d>
          <m:dPr>
            <m:begChr m:val="["/>
            <m:endChr m:val="]"/>
            <m:ctrlPr>
              <w:rPr>
                <w:rFonts w:ascii="Cambria Math" w:eastAsia="KaiTi" w:hAnsi="Cambria Math"/>
                <w:i/>
                <w:iCs/>
                <w:sz w:val="28"/>
                <w:szCs w:val="28"/>
              </w:rPr>
            </m:ctrlPr>
          </m:dPr>
          <m:e>
            <m:r>
              <w:rPr>
                <w:rFonts w:ascii="Cambria Math" w:eastAsia="KaiTi" w:hAnsi="Cambria Math"/>
                <w:sz w:val="28"/>
                <w:szCs w:val="28"/>
              </w:rPr>
              <m:t>j</m:t>
            </m:r>
          </m:e>
        </m:d>
      </m:oMath>
      <w:r w:rsidR="00A81960" w:rsidRPr="00703ED4">
        <w:rPr>
          <w:rFonts w:ascii="KaiTi" w:eastAsia="KaiTi" w:hAnsi="KaiTi" w:hint="eastAsia"/>
          <w:iCs/>
          <w:sz w:val="28"/>
          <w:szCs w:val="28"/>
        </w:rPr>
        <w:t>置0；</w:t>
      </w:r>
      <w:r w:rsidR="00A81960" w:rsidRPr="00703ED4">
        <w:rPr>
          <w:rFonts w:ascii="KaiTi" w:eastAsia="KaiTi" w:hAnsi="KaiTi"/>
          <w:iCs/>
          <w:sz w:val="28"/>
          <w:szCs w:val="28"/>
        </w:rPr>
        <w:t>对于某些在工艺逻辑上必然发生的转移，将对应的</w:t>
      </w:r>
      <m:oMath>
        <m:r>
          <w:rPr>
            <w:rFonts w:ascii="Cambria Math" w:eastAsia="KaiTi" w:hAnsi="Cambria Math"/>
            <w:sz w:val="28"/>
            <w:szCs w:val="28"/>
          </w:rPr>
          <m:t>Count</m:t>
        </m:r>
        <m:d>
          <m:dPr>
            <m:begChr m:val="["/>
            <m:endChr m:val="]"/>
            <m:ctrlPr>
              <w:rPr>
                <w:rFonts w:ascii="Cambria Math" w:eastAsia="KaiTi" w:hAnsi="Cambria Math"/>
                <w:i/>
                <w:iCs/>
                <w:sz w:val="28"/>
                <w:szCs w:val="28"/>
              </w:rPr>
            </m:ctrlPr>
          </m:dPr>
          <m:e>
            <m:r>
              <w:rPr>
                <w:rFonts w:ascii="Cambria Math" w:eastAsia="KaiTi" w:hAnsi="Cambria Math"/>
                <w:sz w:val="28"/>
                <w:szCs w:val="28"/>
              </w:rPr>
              <m:t>i</m:t>
            </m:r>
          </m:e>
        </m:d>
        <m:d>
          <m:dPr>
            <m:begChr m:val="["/>
            <m:endChr m:val="]"/>
            <m:ctrlPr>
              <w:rPr>
                <w:rFonts w:ascii="Cambria Math" w:eastAsia="KaiTi" w:hAnsi="Cambria Math"/>
                <w:i/>
                <w:iCs/>
                <w:sz w:val="28"/>
                <w:szCs w:val="28"/>
              </w:rPr>
            </m:ctrlPr>
          </m:dPr>
          <m:e>
            <m:r>
              <w:rPr>
                <w:rFonts w:ascii="Cambria Math" w:eastAsia="KaiTi" w:hAnsi="Cambria Math"/>
                <w:sz w:val="28"/>
                <w:szCs w:val="28"/>
              </w:rPr>
              <m:t>j</m:t>
            </m:r>
          </m:e>
        </m:d>
      </m:oMath>
      <w:r w:rsidR="00A81960" w:rsidRPr="00703ED4">
        <w:rPr>
          <w:rFonts w:ascii="KaiTi" w:eastAsia="KaiTi" w:hAnsi="KaiTi" w:hint="eastAsia"/>
          <w:iCs/>
          <w:sz w:val="28"/>
          <w:szCs w:val="28"/>
        </w:rPr>
        <w:t>置1</w:t>
      </w:r>
      <w:r w:rsidRPr="00703ED4">
        <w:rPr>
          <w:rFonts w:ascii="KaiTi" w:eastAsia="KaiTi" w:hAnsi="KaiTi"/>
          <w:iCs/>
          <w:sz w:val="28"/>
          <w:szCs w:val="28"/>
        </w:rPr>
        <w:t>，确保其在归一化后具有非零概率</w:t>
      </w:r>
      <w:r w:rsidRPr="00703ED4">
        <w:rPr>
          <w:rFonts w:ascii="KaiTi" w:eastAsia="KaiTi" w:hAnsi="KaiTi" w:hint="eastAsia"/>
          <w:iCs/>
          <w:sz w:val="28"/>
          <w:szCs w:val="28"/>
        </w:rPr>
        <w:t>;</w:t>
      </w:r>
      <w:r w:rsidR="00A81960" w:rsidRPr="00703ED4">
        <w:rPr>
          <w:rFonts w:ascii="KaiTi" w:eastAsia="KaiTi" w:hAnsi="KaiTi"/>
          <w:iCs/>
          <w:sz w:val="28"/>
          <w:szCs w:val="28"/>
        </w:rPr>
        <w:t>这一步骤将领域知识以硬约束的形式</w:t>
      </w:r>
      <w:r w:rsidRPr="00703ED4">
        <w:rPr>
          <w:rFonts w:ascii="KaiTi" w:eastAsia="KaiTi" w:hAnsi="KaiTi"/>
          <w:iCs/>
          <w:sz w:val="28"/>
          <w:szCs w:val="28"/>
        </w:rPr>
        <w:t>嵌入模型，避免纯数据驱动建模因历史数据稀疏而产生的概率估计偏差</w:t>
      </w:r>
      <w:r w:rsidRPr="00703ED4">
        <w:rPr>
          <w:rFonts w:ascii="KaiTi" w:eastAsia="KaiTi" w:hAnsi="KaiTi" w:hint="eastAsia"/>
          <w:iCs/>
          <w:sz w:val="28"/>
          <w:szCs w:val="28"/>
        </w:rPr>
        <w:t>;</w:t>
      </w:r>
    </w:p>
    <w:p w14:paraId="7278AF7C" w14:textId="2B2717F0" w:rsidR="00A81960" w:rsidRPr="00703ED4" w:rsidRDefault="00A81960" w:rsidP="00A81960">
      <w:pPr>
        <w:spacing w:line="360" w:lineRule="auto"/>
        <w:ind w:firstLineChars="200" w:firstLine="562"/>
        <w:rPr>
          <w:rFonts w:ascii="KaiTi" w:eastAsia="KaiTi" w:hAnsi="KaiTi"/>
          <w:iCs/>
          <w:sz w:val="28"/>
          <w:szCs w:val="28"/>
        </w:rPr>
      </w:pPr>
      <w:del w:id="232" w:author="YU, QI (SI EP CEA R&amp;D DD)" w:date="2026-07-15T11:19:00Z">
        <w:r w:rsidRPr="00703ED4" w:rsidDel="00BC0D0D">
          <w:rPr>
            <w:rFonts w:ascii="KaiTi" w:eastAsia="KaiTi" w:hAnsi="KaiTi"/>
            <w:b/>
            <w:bCs/>
            <w:iCs/>
            <w:sz w:val="28"/>
            <w:szCs w:val="28"/>
          </w:rPr>
          <w:delText>S114</w:delText>
        </w:r>
      </w:del>
      <w:ins w:id="233" w:author="YU, QI (SI EP CEA R&amp;D DD)" w:date="2026-07-15T11:19:00Z">
        <w:r w:rsidR="00BC0D0D" w:rsidRPr="00703ED4">
          <w:rPr>
            <w:rFonts w:ascii="KaiTi" w:eastAsia="KaiTi" w:hAnsi="KaiTi"/>
            <w:b/>
            <w:bCs/>
            <w:iCs/>
            <w:sz w:val="28"/>
            <w:szCs w:val="28"/>
          </w:rPr>
          <w:t>S</w:t>
        </w:r>
        <w:r w:rsidR="00BC0D0D">
          <w:rPr>
            <w:rFonts w:ascii="KaiTi" w:eastAsia="KaiTi" w:hAnsi="KaiTi" w:hint="eastAsia"/>
            <w:b/>
            <w:bCs/>
            <w:iCs/>
            <w:sz w:val="28"/>
            <w:szCs w:val="28"/>
          </w:rPr>
          <w:t>14</w:t>
        </w:r>
      </w:ins>
      <w:r w:rsidRPr="00703ED4">
        <w:rPr>
          <w:rFonts w:ascii="KaiTi" w:eastAsia="KaiTi" w:hAnsi="KaiTi"/>
          <w:iCs/>
          <w:sz w:val="28"/>
          <w:szCs w:val="28"/>
        </w:rPr>
        <w:t>：对计数矩阵按行归一化，计算状态转移概率矩阵：</w:t>
      </w:r>
      <w:r w:rsidRPr="00703ED4">
        <w:rPr>
          <w:rFonts w:ascii="KaiTi" w:eastAsia="KaiTi" w:hAnsi="KaiTi"/>
          <w:i/>
          <w:sz w:val="28"/>
          <w:szCs w:val="28"/>
        </w:rPr>
        <w:br/>
      </w:r>
      <m:oMathPara>
        <m:oMath>
          <m:r>
            <w:rPr>
              <w:rFonts w:ascii="Cambria Math" w:eastAsia="KaiTi" w:hAnsi="Cambria Math"/>
              <w:sz w:val="28"/>
              <w:szCs w:val="28"/>
            </w:rPr>
            <m:t>P</m:t>
          </m:r>
          <m:d>
            <m:dPr>
              <m:begChr m:val="["/>
              <m:endChr m:val="]"/>
              <m:ctrlPr>
                <w:rPr>
                  <w:rFonts w:ascii="Cambria Math" w:eastAsia="KaiTi" w:hAnsi="Cambria Math"/>
                  <w:i/>
                  <w:iCs/>
                  <w:sz w:val="28"/>
                  <w:szCs w:val="28"/>
                </w:rPr>
              </m:ctrlPr>
            </m:dPr>
            <m:e>
              <m:r>
                <w:rPr>
                  <w:rFonts w:ascii="Cambria Math" w:eastAsia="KaiTi" w:hAnsi="Cambria Math"/>
                  <w:sz w:val="28"/>
                  <w:szCs w:val="28"/>
                </w:rPr>
                <m:t>i</m:t>
              </m:r>
            </m:e>
          </m:d>
          <m:d>
            <m:dPr>
              <m:begChr m:val="["/>
              <m:endChr m:val="]"/>
              <m:ctrlPr>
                <w:rPr>
                  <w:rFonts w:ascii="Cambria Math" w:eastAsia="KaiTi" w:hAnsi="Cambria Math"/>
                  <w:i/>
                  <w:iCs/>
                  <w:sz w:val="28"/>
                  <w:szCs w:val="28"/>
                </w:rPr>
              </m:ctrlPr>
            </m:dPr>
            <m:e>
              <m:r>
                <w:rPr>
                  <w:rFonts w:ascii="Cambria Math" w:eastAsia="KaiTi" w:hAnsi="Cambria Math"/>
                  <w:sz w:val="28"/>
                  <w:szCs w:val="28"/>
                </w:rPr>
                <m:t>j</m:t>
              </m:r>
            </m:e>
          </m:d>
          <m:r>
            <w:rPr>
              <w:rFonts w:ascii="Cambria Math" w:eastAsia="KaiTi" w:hAnsi="Cambria Math"/>
              <w:sz w:val="28"/>
              <w:szCs w:val="28"/>
            </w:rPr>
            <m:t>=</m:t>
          </m:r>
          <m:f>
            <m:fPr>
              <m:ctrlPr>
                <w:rPr>
                  <w:rFonts w:ascii="Cambria Math" w:eastAsia="KaiTi" w:hAnsi="Cambria Math"/>
                  <w:i/>
                  <w:iCs/>
                  <w:sz w:val="28"/>
                  <w:szCs w:val="28"/>
                </w:rPr>
              </m:ctrlPr>
            </m:fPr>
            <m:num>
              <m:r>
                <w:rPr>
                  <w:rFonts w:ascii="Cambria Math" w:eastAsia="KaiTi" w:hAnsi="Cambria Math"/>
                  <w:sz w:val="28"/>
                  <w:szCs w:val="28"/>
                </w:rPr>
                <m:t>Count</m:t>
              </m:r>
              <m:d>
                <m:dPr>
                  <m:begChr m:val="["/>
                  <m:endChr m:val="]"/>
                  <m:ctrlPr>
                    <w:rPr>
                      <w:rFonts w:ascii="Cambria Math" w:eastAsia="KaiTi" w:hAnsi="Cambria Math"/>
                      <w:i/>
                      <w:iCs/>
                      <w:sz w:val="28"/>
                      <w:szCs w:val="28"/>
                    </w:rPr>
                  </m:ctrlPr>
                </m:dPr>
                <m:e>
                  <m:r>
                    <w:rPr>
                      <w:rFonts w:ascii="Cambria Math" w:eastAsia="KaiTi" w:hAnsi="Cambria Math"/>
                      <w:sz w:val="28"/>
                      <w:szCs w:val="28"/>
                    </w:rPr>
                    <m:t>i</m:t>
                  </m:r>
                </m:e>
              </m:d>
              <m:d>
                <m:dPr>
                  <m:begChr m:val="["/>
                  <m:endChr m:val="]"/>
                  <m:ctrlPr>
                    <w:rPr>
                      <w:rFonts w:ascii="Cambria Math" w:eastAsia="KaiTi" w:hAnsi="Cambria Math"/>
                      <w:i/>
                      <w:iCs/>
                      <w:sz w:val="28"/>
                      <w:szCs w:val="28"/>
                    </w:rPr>
                  </m:ctrlPr>
                </m:dPr>
                <m:e>
                  <m:r>
                    <w:rPr>
                      <w:rFonts w:ascii="Cambria Math" w:eastAsia="KaiTi" w:hAnsi="Cambria Math"/>
                      <w:sz w:val="28"/>
                      <w:szCs w:val="28"/>
                    </w:rPr>
                    <m:t>j</m:t>
                  </m:r>
                </m:e>
              </m:d>
            </m:num>
            <m:den>
              <m:nary>
                <m:naryPr>
                  <m:chr m:val="∑"/>
                  <m:limLoc m:val="undOvr"/>
                  <m:subHide m:val="1"/>
                  <m:supHide m:val="1"/>
                  <m:ctrlPr>
                    <w:rPr>
                      <w:rFonts w:ascii="Cambria Math" w:eastAsia="KaiTi" w:hAnsi="Cambria Math"/>
                      <w:i/>
                      <w:iCs/>
                      <w:sz w:val="28"/>
                      <w:szCs w:val="28"/>
                    </w:rPr>
                  </m:ctrlPr>
                </m:naryPr>
                <m:sub/>
                <m:sup/>
                <m:e>
                  <m:r>
                    <w:rPr>
                      <w:rFonts w:ascii="Cambria Math" w:eastAsia="KaiTi" w:hAnsi="Cambria Math"/>
                      <w:sz w:val="28"/>
                      <w:szCs w:val="28"/>
                    </w:rPr>
                    <m:t>Count</m:t>
                  </m:r>
                  <m:d>
                    <m:dPr>
                      <m:begChr m:val="["/>
                      <m:endChr m:val="]"/>
                      <m:ctrlPr>
                        <w:rPr>
                          <w:rFonts w:ascii="Cambria Math" w:eastAsia="KaiTi" w:hAnsi="Cambria Math"/>
                          <w:i/>
                          <w:iCs/>
                          <w:sz w:val="28"/>
                          <w:szCs w:val="28"/>
                        </w:rPr>
                      </m:ctrlPr>
                    </m:dPr>
                    <m:e>
                      <m:r>
                        <w:rPr>
                          <w:rFonts w:ascii="Cambria Math" w:eastAsia="KaiTi" w:hAnsi="Cambria Math"/>
                          <w:sz w:val="28"/>
                          <w:szCs w:val="28"/>
                        </w:rPr>
                        <m:t>i</m:t>
                      </m:r>
                    </m:e>
                  </m:d>
                  <m:d>
                    <m:dPr>
                      <m:begChr m:val="["/>
                      <m:endChr m:val="]"/>
                      <m:ctrlPr>
                        <w:rPr>
                          <w:rFonts w:ascii="Cambria Math" w:eastAsia="KaiTi" w:hAnsi="Cambria Math"/>
                          <w:i/>
                          <w:iCs/>
                          <w:sz w:val="28"/>
                          <w:szCs w:val="28"/>
                        </w:rPr>
                      </m:ctrlPr>
                    </m:dPr>
                    <m:e>
                      <m:r>
                        <w:rPr>
                          <w:rFonts w:ascii="Cambria Math" w:eastAsia="KaiTi" w:hAnsi="Cambria Math"/>
                          <w:sz w:val="28"/>
                          <w:szCs w:val="28"/>
                        </w:rPr>
                        <m:t>j</m:t>
                      </m:r>
                    </m:e>
                  </m:d>
                </m:e>
              </m:nary>
            </m:den>
          </m:f>
        </m:oMath>
      </m:oMathPara>
    </w:p>
    <w:p w14:paraId="1AF120C2" w14:textId="41EFBAAF" w:rsidR="00A81960" w:rsidRPr="00703ED4" w:rsidRDefault="00A81960" w:rsidP="00A81960">
      <w:pPr>
        <w:spacing w:line="360" w:lineRule="auto"/>
        <w:ind w:firstLineChars="200" w:firstLine="562"/>
        <w:rPr>
          <w:rFonts w:ascii="KaiTi" w:eastAsia="KaiTi" w:hAnsi="KaiTi"/>
          <w:iCs/>
          <w:sz w:val="28"/>
          <w:szCs w:val="28"/>
        </w:rPr>
      </w:pPr>
      <w:del w:id="234" w:author="YU, QI (SI EP CEA R&amp;D DD)" w:date="2026-07-15T11:19:00Z">
        <w:r w:rsidRPr="00703ED4" w:rsidDel="00BC0D0D">
          <w:rPr>
            <w:rFonts w:ascii="KaiTi" w:eastAsia="KaiTi" w:hAnsi="KaiTi"/>
            <w:b/>
            <w:bCs/>
            <w:iCs/>
            <w:sz w:val="28"/>
            <w:szCs w:val="28"/>
          </w:rPr>
          <w:delText>S115</w:delText>
        </w:r>
      </w:del>
      <w:ins w:id="235" w:author="YU, QI (SI EP CEA R&amp;D DD)" w:date="2026-07-15T11:19:00Z">
        <w:r w:rsidR="00BC0D0D" w:rsidRPr="00703ED4">
          <w:rPr>
            <w:rFonts w:ascii="KaiTi" w:eastAsia="KaiTi" w:hAnsi="KaiTi"/>
            <w:b/>
            <w:bCs/>
            <w:iCs/>
            <w:sz w:val="28"/>
            <w:szCs w:val="28"/>
          </w:rPr>
          <w:t>S</w:t>
        </w:r>
        <w:r w:rsidR="00BC0D0D">
          <w:rPr>
            <w:rFonts w:ascii="KaiTi" w:eastAsia="KaiTi" w:hAnsi="KaiTi" w:hint="eastAsia"/>
            <w:b/>
            <w:bCs/>
            <w:iCs/>
            <w:sz w:val="28"/>
            <w:szCs w:val="28"/>
          </w:rPr>
          <w:t>15</w:t>
        </w:r>
      </w:ins>
      <w:r w:rsidRPr="00703ED4">
        <w:rPr>
          <w:rFonts w:ascii="KaiTi" w:eastAsia="KaiTi" w:hAnsi="KaiTi"/>
          <w:iCs/>
          <w:sz w:val="28"/>
          <w:szCs w:val="28"/>
        </w:rPr>
        <w:t>：验证行和约束，确保对矩阵的所有行</w:t>
      </w:r>
      <m:oMath>
        <m:r>
          <w:rPr>
            <w:rFonts w:ascii="Cambria Math" w:eastAsia="KaiTi" w:hAnsi="Cambria Math"/>
            <w:sz w:val="28"/>
            <w:szCs w:val="28"/>
          </w:rPr>
          <m:t>i</m:t>
        </m:r>
      </m:oMath>
      <w:r w:rsidRPr="00703ED4">
        <w:rPr>
          <w:rFonts w:ascii="KaiTi" w:eastAsia="KaiTi" w:hAnsi="KaiTi" w:hint="eastAsia"/>
          <w:iCs/>
          <w:sz w:val="28"/>
          <w:szCs w:val="28"/>
        </w:rPr>
        <w:t>均满足：</w:t>
      </w:r>
      <m:oMath>
        <m:nary>
          <m:naryPr>
            <m:chr m:val="∑"/>
            <m:limLoc m:val="undOvr"/>
            <m:ctrlPr>
              <w:ins w:id="236" w:author="YU, QI (SI EP CEA R&amp;D DD)" w:date="2026-07-15T11:20:00Z">
                <w:rPr>
                  <w:rFonts w:ascii="Cambria Math" w:eastAsia="KaiTi" w:hAnsi="Cambria Math"/>
                  <w:i/>
                  <w:iCs/>
                  <w:sz w:val="28"/>
                  <w:szCs w:val="28"/>
                </w:rPr>
              </w:ins>
            </m:ctrlPr>
          </m:naryPr>
          <m:sub>
            <m:r>
              <w:ins w:id="237" w:author="YU, QI (SI EP CEA R&amp;D DD)" w:date="2026-07-15T11:20:00Z">
                <w:rPr>
                  <w:rFonts w:ascii="Cambria Math" w:eastAsia="KaiTi" w:hAnsi="Cambria Math"/>
                  <w:sz w:val="28"/>
                  <w:szCs w:val="28"/>
                </w:rPr>
                <m:t>j=1</m:t>
              </w:ins>
            </m:r>
          </m:sub>
          <m:sup>
            <m:r>
              <w:ins w:id="238" w:author="YU, QI (SI EP CEA R&amp;D DD)" w:date="2026-07-15T11:20:00Z">
                <w:rPr>
                  <w:rFonts w:ascii="Cambria Math" w:eastAsia="KaiTi" w:hAnsi="Cambria Math"/>
                  <w:sz w:val="28"/>
                  <w:szCs w:val="28"/>
                </w:rPr>
                <m:t>N</m:t>
              </w:ins>
            </m:r>
          </m:sup>
          <m:e>
            <m:r>
              <w:ins w:id="239" w:author="YU, QI (SI EP CEA R&amp;D DD)" w:date="2026-07-15T11:20:00Z">
                <w:rPr>
                  <w:rFonts w:ascii="Cambria Math" w:eastAsia="KaiTi" w:hAnsi="Cambria Math"/>
                  <w:sz w:val="28"/>
                  <w:szCs w:val="28"/>
                </w:rPr>
                <m:t>P</m:t>
              </w:ins>
            </m:r>
            <m:d>
              <m:dPr>
                <m:begChr m:val="["/>
                <m:endChr m:val="]"/>
                <m:ctrlPr>
                  <w:ins w:id="240" w:author="YU, QI (SI EP CEA R&amp;D DD)" w:date="2026-07-15T11:20:00Z">
                    <w:rPr>
                      <w:rFonts w:ascii="Cambria Math" w:eastAsia="KaiTi" w:hAnsi="Cambria Math"/>
                      <w:i/>
                      <w:iCs/>
                      <w:sz w:val="28"/>
                      <w:szCs w:val="28"/>
                    </w:rPr>
                  </w:ins>
                </m:ctrlPr>
              </m:dPr>
              <m:e>
                <m:r>
                  <w:ins w:id="241" w:author="YU, QI (SI EP CEA R&amp;D DD)" w:date="2026-07-15T11:20:00Z">
                    <w:rPr>
                      <w:rFonts w:ascii="Cambria Math" w:eastAsia="KaiTi" w:hAnsi="Cambria Math"/>
                      <w:sz w:val="28"/>
                      <w:szCs w:val="28"/>
                    </w:rPr>
                    <m:t>i</m:t>
                  </w:ins>
                </m:r>
              </m:e>
            </m:d>
            <m:d>
              <m:dPr>
                <m:begChr m:val="["/>
                <m:endChr m:val="]"/>
                <m:ctrlPr>
                  <w:ins w:id="242" w:author="YU, QI (SI EP CEA R&amp;D DD)" w:date="2026-07-15T11:20:00Z">
                    <w:rPr>
                      <w:rFonts w:ascii="Cambria Math" w:eastAsia="KaiTi" w:hAnsi="Cambria Math"/>
                      <w:i/>
                      <w:iCs/>
                      <w:sz w:val="28"/>
                      <w:szCs w:val="28"/>
                    </w:rPr>
                  </w:ins>
                </m:ctrlPr>
              </m:dPr>
              <m:e>
                <m:r>
                  <w:ins w:id="243" w:author="YU, QI (SI EP CEA R&amp;D DD)" w:date="2026-07-15T11:20:00Z">
                    <w:rPr>
                      <w:rFonts w:ascii="Cambria Math" w:eastAsia="KaiTi" w:hAnsi="Cambria Math"/>
                      <w:sz w:val="28"/>
                      <w:szCs w:val="28"/>
                    </w:rPr>
                    <m:t>j</m:t>
                  </w:ins>
                </m:r>
              </m:e>
            </m:d>
          </m:e>
        </m:nary>
      </m:oMath>
      <w:r w:rsidRPr="00703ED4">
        <w:rPr>
          <w:rFonts w:ascii="KaiTi" w:eastAsia="KaiTi" w:hAnsi="KaiTi"/>
          <w:iCs/>
          <w:sz w:val="28"/>
          <w:szCs w:val="28"/>
        </w:rPr>
        <w:t>=1</w:t>
      </w:r>
      <w:r w:rsidRPr="00703ED4">
        <w:rPr>
          <w:rFonts w:ascii="KaiTi" w:eastAsia="KaiTi" w:hAnsi="KaiTi" w:hint="eastAsia"/>
          <w:iCs/>
          <w:sz w:val="28"/>
          <w:szCs w:val="28"/>
        </w:rPr>
        <w:t>；</w:t>
      </w:r>
    </w:p>
    <w:p w14:paraId="2F827DEE" w14:textId="74523AC5" w:rsidR="00A81960" w:rsidRPr="00703ED4" w:rsidRDefault="00A81960" w:rsidP="00A81960">
      <w:pPr>
        <w:spacing w:line="360" w:lineRule="auto"/>
        <w:ind w:firstLineChars="200" w:firstLine="560"/>
        <w:rPr>
          <w:rFonts w:ascii="KaiTi" w:eastAsia="KaiTi" w:hAnsi="KaiTi"/>
          <w:iCs/>
          <w:sz w:val="28"/>
          <w:szCs w:val="28"/>
        </w:rPr>
      </w:pPr>
      <w:r w:rsidRPr="00703ED4">
        <w:rPr>
          <w:rFonts w:ascii="KaiTi" w:eastAsia="KaiTi" w:hAnsi="KaiTi"/>
          <w:iCs/>
          <w:sz w:val="28"/>
          <w:szCs w:val="28"/>
        </w:rPr>
        <w:t>验证通过后，输出</w:t>
      </w:r>
      <w:r w:rsidR="009F4D33" w:rsidRPr="00703ED4">
        <w:rPr>
          <w:rFonts w:ascii="KaiTi" w:eastAsia="KaiTi" w:hAnsi="KaiTi"/>
          <w:iCs/>
          <w:sz w:val="28"/>
          <w:szCs w:val="28"/>
        </w:rPr>
        <w:t>维度</w:t>
      </w:r>
      <m:oMath>
        <m:r>
          <w:rPr>
            <w:rFonts w:ascii="Cambria Math" w:eastAsia="KaiTi" w:hAnsi="Cambria Math"/>
            <w:sz w:val="28"/>
            <w:szCs w:val="28"/>
          </w:rPr>
          <m:t>7×7</m:t>
        </m:r>
      </m:oMath>
      <w:r w:rsidR="009F4D33" w:rsidRPr="00703ED4">
        <w:rPr>
          <w:rFonts w:ascii="KaiTi" w:eastAsia="KaiTi" w:hAnsi="KaiTi" w:hint="eastAsia"/>
          <w:sz w:val="28"/>
          <w:szCs w:val="28"/>
        </w:rPr>
        <w:t>的</w:t>
      </w:r>
      <w:r w:rsidRPr="00703ED4">
        <w:rPr>
          <w:rFonts w:ascii="KaiTi" w:eastAsia="KaiTi" w:hAnsi="KaiTi"/>
          <w:iCs/>
          <w:sz w:val="28"/>
          <w:szCs w:val="28"/>
        </w:rPr>
        <w:t>状态转移概率矩阵</w:t>
      </w:r>
      <m:oMath>
        <m:r>
          <w:rPr>
            <w:rFonts w:ascii="Cambria Math" w:eastAsia="KaiTi" w:hAnsi="Cambria Math"/>
            <w:sz w:val="28"/>
            <w:szCs w:val="28"/>
          </w:rPr>
          <m:t>P</m:t>
        </m:r>
      </m:oMath>
      <w:r w:rsidRPr="00703ED4">
        <w:rPr>
          <w:rFonts w:ascii="KaiTi" w:eastAsia="KaiTi" w:hAnsi="KaiTi"/>
          <w:iCs/>
          <w:sz w:val="28"/>
          <w:szCs w:val="28"/>
        </w:rPr>
        <w:t>，</w:t>
      </w:r>
      <w:r w:rsidR="009F4D33" w:rsidRPr="00703ED4">
        <w:rPr>
          <w:rFonts w:ascii="KaiTi" w:eastAsia="KaiTi" w:hAnsi="KaiTi" w:hint="eastAsia"/>
          <w:iCs/>
          <w:sz w:val="28"/>
          <w:szCs w:val="28"/>
        </w:rPr>
        <w:t>待</w:t>
      </w:r>
      <w:r w:rsidRPr="00703ED4">
        <w:rPr>
          <w:rFonts w:ascii="KaiTi" w:eastAsia="KaiTi" w:hAnsi="KaiTi"/>
          <w:iCs/>
          <w:sz w:val="28"/>
          <w:szCs w:val="28"/>
        </w:rPr>
        <w:t>传递至步骤S3供在线检测使用。</w:t>
      </w:r>
    </w:p>
    <w:p w14:paraId="3C25E9EE" w14:textId="77777777" w:rsidR="00A81960" w:rsidRPr="00703ED4" w:rsidRDefault="00A81960" w:rsidP="00A81960">
      <w:pPr>
        <w:spacing w:line="360" w:lineRule="auto"/>
        <w:ind w:firstLineChars="200" w:firstLine="560"/>
        <w:rPr>
          <w:rFonts w:ascii="KaiTi" w:eastAsia="KaiTi" w:hAnsi="KaiTi"/>
          <w:iCs/>
          <w:sz w:val="28"/>
          <w:szCs w:val="28"/>
        </w:rPr>
      </w:pPr>
      <w:r w:rsidRPr="00703ED4">
        <w:rPr>
          <w:rFonts w:ascii="KaiTi" w:eastAsia="KaiTi" w:hAnsi="KaiTi"/>
          <w:iCs/>
          <w:sz w:val="28"/>
          <w:szCs w:val="28"/>
        </w:rPr>
        <w:t>矩阵</w:t>
      </w:r>
      <m:oMath>
        <m:r>
          <w:rPr>
            <w:rFonts w:ascii="Cambria Math" w:eastAsia="KaiTi" w:hAnsi="Cambria Math"/>
            <w:sz w:val="28"/>
            <w:szCs w:val="28"/>
          </w:rPr>
          <m:t>P</m:t>
        </m:r>
      </m:oMath>
      <w:r w:rsidRPr="00703ED4">
        <w:rPr>
          <w:rFonts w:ascii="KaiTi" w:eastAsia="KaiTi" w:hAnsi="KaiTi" w:hint="eastAsia"/>
          <w:iCs/>
          <w:sz w:val="28"/>
          <w:szCs w:val="28"/>
        </w:rPr>
        <w:t>的</w:t>
      </w:r>
      <w:r w:rsidRPr="00703ED4">
        <w:rPr>
          <w:rFonts w:ascii="KaiTi" w:eastAsia="KaiTi" w:hAnsi="KaiTi"/>
          <w:iCs/>
          <w:sz w:val="28"/>
          <w:szCs w:val="28"/>
        </w:rPr>
        <w:t>物理含义是：</w:t>
      </w:r>
      <m:oMath>
        <m:r>
          <w:rPr>
            <w:rFonts w:ascii="Cambria Math" w:eastAsia="KaiTi" w:hAnsi="Cambria Math"/>
            <w:sz w:val="28"/>
            <w:szCs w:val="28"/>
          </w:rPr>
          <m:t>P</m:t>
        </m:r>
        <m:d>
          <m:dPr>
            <m:begChr m:val="["/>
            <m:endChr m:val="]"/>
            <m:ctrlPr>
              <w:rPr>
                <w:rFonts w:ascii="Cambria Math" w:eastAsia="KaiTi" w:hAnsi="Cambria Math"/>
                <w:i/>
                <w:iCs/>
                <w:sz w:val="28"/>
                <w:szCs w:val="28"/>
              </w:rPr>
            </m:ctrlPr>
          </m:dPr>
          <m:e>
            <m:r>
              <w:rPr>
                <w:rFonts w:ascii="Cambria Math" w:eastAsia="KaiTi" w:hAnsi="Cambria Math"/>
                <w:sz w:val="28"/>
                <w:szCs w:val="28"/>
              </w:rPr>
              <m:t>i</m:t>
            </m:r>
          </m:e>
        </m:d>
        <m:d>
          <m:dPr>
            <m:begChr m:val="["/>
            <m:endChr m:val="]"/>
            <m:ctrlPr>
              <w:rPr>
                <w:rFonts w:ascii="Cambria Math" w:eastAsia="KaiTi" w:hAnsi="Cambria Math"/>
                <w:i/>
                <w:iCs/>
                <w:sz w:val="28"/>
                <w:szCs w:val="28"/>
              </w:rPr>
            </m:ctrlPr>
          </m:dPr>
          <m:e>
            <m:r>
              <w:rPr>
                <w:rFonts w:ascii="Cambria Math" w:eastAsia="KaiTi" w:hAnsi="Cambria Math"/>
                <w:sz w:val="28"/>
                <w:szCs w:val="28"/>
              </w:rPr>
              <m:t>j</m:t>
            </m:r>
          </m:e>
        </m:d>
      </m:oMath>
      <w:r w:rsidRPr="00703ED4">
        <w:rPr>
          <w:rFonts w:ascii="KaiTi" w:eastAsia="KaiTi" w:hAnsi="KaiTi" w:hint="eastAsia"/>
          <w:iCs/>
          <w:sz w:val="28"/>
          <w:szCs w:val="28"/>
        </w:rPr>
        <w:t>表示</w:t>
      </w:r>
      <w:r w:rsidRPr="00703ED4">
        <w:rPr>
          <w:rFonts w:ascii="KaiTi" w:eastAsia="KaiTi" w:hAnsi="KaiTi"/>
          <w:iCs/>
          <w:sz w:val="28"/>
          <w:szCs w:val="28"/>
        </w:rPr>
        <w:t>系统当前处于状态</w:t>
      </w:r>
      <m:oMath>
        <m:sSub>
          <m:sSubPr>
            <m:ctrlPr>
              <w:rPr>
                <w:rFonts w:ascii="Cambria Math" w:eastAsia="KaiTi" w:hAnsi="Cambria Math"/>
                <w:i/>
                <w:iCs/>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Pr="00703ED4">
        <w:rPr>
          <w:rFonts w:ascii="KaiTi" w:eastAsia="KaiTi" w:hAnsi="KaiTi" w:hint="eastAsia"/>
          <w:iCs/>
          <w:sz w:val="28"/>
          <w:szCs w:val="28"/>
        </w:rPr>
        <w:t>时，下</w:t>
      </w:r>
      <w:r w:rsidRPr="00703ED4">
        <w:rPr>
          <w:rFonts w:ascii="KaiTi" w:eastAsia="KaiTi" w:hAnsi="KaiTi"/>
          <w:iCs/>
          <w:sz w:val="28"/>
          <w:szCs w:val="28"/>
        </w:rPr>
        <w:t>一时刻转移至</w:t>
      </w:r>
      <w:r w:rsidRPr="00703ED4">
        <w:rPr>
          <w:rFonts w:ascii="KaiTi" w:eastAsia="KaiTi" w:hAnsi="KaiTi"/>
          <w:iCs/>
          <w:sz w:val="28"/>
          <w:szCs w:val="28"/>
        </w:rPr>
        <w:lastRenderedPageBreak/>
        <w:t>状态</w:t>
      </w:r>
      <m:oMath>
        <m:sSub>
          <m:sSubPr>
            <m:ctrlPr>
              <w:rPr>
                <w:rFonts w:ascii="Cambria Math" w:eastAsia="KaiTi" w:hAnsi="Cambria Math"/>
                <w:i/>
                <w:iCs/>
                <w:sz w:val="28"/>
                <w:szCs w:val="28"/>
              </w:rPr>
            </m:ctrlPr>
          </m:sSubPr>
          <m:e>
            <m:r>
              <w:rPr>
                <w:rFonts w:ascii="Cambria Math" w:eastAsia="KaiTi" w:hAnsi="Cambria Math"/>
                <w:sz w:val="28"/>
                <w:szCs w:val="28"/>
              </w:rPr>
              <m:t>s</m:t>
            </m:r>
          </m:e>
          <m:sub>
            <m:r>
              <w:rPr>
                <w:rFonts w:ascii="Cambria Math" w:eastAsia="KaiTi" w:hAnsi="Cambria Math"/>
                <w:sz w:val="28"/>
                <w:szCs w:val="28"/>
              </w:rPr>
              <m:t>j</m:t>
            </m:r>
          </m:sub>
        </m:sSub>
      </m:oMath>
      <w:r w:rsidRPr="00703ED4">
        <w:rPr>
          <w:rFonts w:ascii="KaiTi" w:eastAsia="KaiTi" w:hAnsi="KaiTi" w:hint="eastAsia"/>
          <w:iCs/>
          <w:sz w:val="28"/>
          <w:szCs w:val="28"/>
        </w:rPr>
        <w:t>的</w:t>
      </w:r>
      <w:r w:rsidRPr="00703ED4">
        <w:rPr>
          <w:rFonts w:ascii="KaiTi" w:eastAsia="KaiTi" w:hAnsi="KaiTi"/>
          <w:iCs/>
          <w:sz w:val="28"/>
          <w:szCs w:val="28"/>
        </w:rPr>
        <w:t>概率。每一行构成一个完整的概率分布，行和为1。</w:t>
      </w:r>
    </w:p>
    <w:p w14:paraId="3AE01A40" w14:textId="2F9E24B2" w:rsidR="00A81960" w:rsidRPr="00703ED4" w:rsidRDefault="009F4D33" w:rsidP="00A81960">
      <w:pPr>
        <w:spacing w:line="360" w:lineRule="auto"/>
        <w:ind w:firstLineChars="200" w:firstLine="560"/>
        <w:rPr>
          <w:rFonts w:ascii="KaiTi" w:eastAsia="KaiTi" w:hAnsi="KaiTi"/>
          <w:iCs/>
          <w:sz w:val="28"/>
          <w:szCs w:val="28"/>
        </w:rPr>
      </w:pPr>
      <w:r w:rsidRPr="00703ED4">
        <w:rPr>
          <w:rFonts w:ascii="KaiTi" w:eastAsia="KaiTi" w:hAnsi="KaiTi"/>
          <w:iCs/>
          <w:sz w:val="28"/>
          <w:szCs w:val="28"/>
        </w:rPr>
        <w:t>在构建状态转移概率矩阵的同时，</w:t>
      </w:r>
      <w:r w:rsidR="00A81960" w:rsidRPr="00703ED4">
        <w:rPr>
          <w:rFonts w:ascii="KaiTi" w:eastAsia="KaiTi" w:hAnsi="KaiTi"/>
          <w:iCs/>
          <w:sz w:val="28"/>
          <w:szCs w:val="28"/>
        </w:rPr>
        <w:t>还需计算各状态在历史运行数据中的出现频率，用于后续步骤S2中自适应阈值的生成。具体执行如下子步骤：</w:t>
      </w:r>
    </w:p>
    <w:p w14:paraId="425BECFB" w14:textId="474E0264" w:rsidR="00A81960" w:rsidRPr="00703ED4" w:rsidRDefault="00A81960" w:rsidP="00A81960">
      <w:pPr>
        <w:spacing w:line="360" w:lineRule="auto"/>
        <w:ind w:firstLineChars="200" w:firstLine="560"/>
        <w:rPr>
          <w:rFonts w:ascii="KaiTi" w:eastAsia="KaiTi" w:hAnsi="KaiTi"/>
          <w:sz w:val="28"/>
          <w:szCs w:val="28"/>
        </w:rPr>
      </w:pPr>
      <w:del w:id="244" w:author="YU, QI (SI EP CEA R&amp;D DD)" w:date="2026-07-15T11:19:00Z">
        <w:r w:rsidRPr="00703ED4" w:rsidDel="00BC0D0D">
          <w:rPr>
            <w:rFonts w:ascii="KaiTi" w:eastAsia="KaiTi" w:hAnsi="KaiTi"/>
            <w:bCs/>
            <w:sz w:val="28"/>
            <w:szCs w:val="28"/>
          </w:rPr>
          <w:delText>S121</w:delText>
        </w:r>
      </w:del>
      <w:ins w:id="245" w:author="YU, QI (SI EP CEA R&amp;D DD)" w:date="2026-07-15T11:19:00Z">
        <w:r w:rsidR="00BC0D0D" w:rsidRPr="00703ED4">
          <w:rPr>
            <w:rFonts w:ascii="KaiTi" w:eastAsia="KaiTi" w:hAnsi="KaiTi"/>
            <w:bCs/>
            <w:sz w:val="28"/>
            <w:szCs w:val="28"/>
          </w:rPr>
          <w:t>S</w:t>
        </w:r>
        <w:r w:rsidR="00BC0D0D">
          <w:rPr>
            <w:rFonts w:ascii="KaiTi" w:eastAsia="KaiTi" w:hAnsi="KaiTi" w:hint="eastAsia"/>
            <w:bCs/>
            <w:sz w:val="28"/>
            <w:szCs w:val="28"/>
          </w:rPr>
          <w:t>16</w:t>
        </w:r>
      </w:ins>
      <w:r w:rsidRPr="00703ED4">
        <w:rPr>
          <w:rFonts w:ascii="KaiTi" w:eastAsia="KaiTi" w:hAnsi="KaiTi"/>
          <w:sz w:val="28"/>
          <w:szCs w:val="28"/>
        </w:rPr>
        <w:t>：遍历</w:t>
      </w:r>
      <m:oMath>
        <m:sSub>
          <m:sSubPr>
            <m:ctrlPr>
              <w:rPr>
                <w:rFonts w:ascii="Cambria Math" w:eastAsia="KaiTi" w:hAnsi="Cambria Math"/>
                <w:i/>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Pr="00703ED4">
        <w:rPr>
          <w:rFonts w:ascii="KaiTi" w:eastAsia="KaiTi" w:hAnsi="KaiTi" w:hint="eastAsia"/>
          <w:sz w:val="28"/>
          <w:szCs w:val="28"/>
        </w:rPr>
        <w:t>，</w:t>
      </w:r>
      <w:r w:rsidRPr="00703ED4">
        <w:rPr>
          <w:rFonts w:ascii="KaiTi" w:eastAsia="KaiTi" w:hAnsi="KaiTi"/>
          <w:sz w:val="28"/>
          <w:szCs w:val="28"/>
        </w:rPr>
        <w:t>统计每个状态</w:t>
      </w:r>
      <m:oMath>
        <m:sSub>
          <m:sSubPr>
            <m:ctrlPr>
              <w:rPr>
                <w:rFonts w:ascii="Cambria Math" w:eastAsia="KaiTi" w:hAnsi="Cambria Math"/>
                <w:i/>
                <w:iCs/>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Pr="00703ED4">
        <w:rPr>
          <w:rFonts w:ascii="KaiTi" w:eastAsia="KaiTi" w:hAnsi="KaiTi" w:hint="eastAsia"/>
          <w:iCs/>
          <w:sz w:val="28"/>
          <w:szCs w:val="28"/>
        </w:rPr>
        <w:t>的</w:t>
      </w:r>
      <w:r w:rsidRPr="00703ED4">
        <w:rPr>
          <w:rFonts w:ascii="KaiTi" w:eastAsia="KaiTi" w:hAnsi="KaiTi"/>
          <w:iCs/>
          <w:sz w:val="28"/>
          <w:szCs w:val="28"/>
        </w:rPr>
        <w:t>出现次数</w:t>
      </w:r>
      <m:oMath>
        <m:sSub>
          <m:sSubPr>
            <m:ctrlPr>
              <w:rPr>
                <w:rFonts w:ascii="Cambria Math" w:eastAsia="KaiTi" w:hAnsi="Cambria Math"/>
                <w:i/>
                <w:iCs/>
                <w:sz w:val="28"/>
                <w:szCs w:val="28"/>
              </w:rPr>
            </m:ctrlPr>
          </m:sSubPr>
          <m:e>
            <m:r>
              <w:rPr>
                <w:rFonts w:ascii="Cambria Math" w:eastAsia="KaiTi" w:hAnsi="Cambria Math"/>
                <w:sz w:val="28"/>
                <w:szCs w:val="28"/>
              </w:rPr>
              <m:t>freq(s</m:t>
            </m:r>
          </m:e>
          <m:sub>
            <m:r>
              <w:rPr>
                <w:rFonts w:ascii="Cambria Math" w:eastAsia="KaiTi" w:hAnsi="Cambria Math"/>
                <w:sz w:val="28"/>
                <w:szCs w:val="28"/>
              </w:rPr>
              <m:t>i</m:t>
            </m:r>
          </m:sub>
        </m:sSub>
        <m:r>
          <w:rPr>
            <w:rFonts w:ascii="Cambria Math" w:eastAsia="KaiTi" w:hAnsi="Cambria Math"/>
            <w:sz w:val="28"/>
            <w:szCs w:val="28"/>
          </w:rPr>
          <m:t>)</m:t>
        </m:r>
      </m:oMath>
      <w:r w:rsidRPr="00703ED4">
        <w:rPr>
          <w:rFonts w:ascii="KaiTi" w:eastAsia="KaiTi" w:hAnsi="KaiTi" w:hint="eastAsia"/>
          <w:iCs/>
          <w:sz w:val="28"/>
          <w:szCs w:val="28"/>
        </w:rPr>
        <w:t>，</w:t>
      </w:r>
      <w:r w:rsidRPr="00703ED4">
        <w:rPr>
          <w:rFonts w:ascii="KaiTi" w:eastAsia="KaiTi" w:hAnsi="KaiTi"/>
          <w:iCs/>
          <w:sz w:val="28"/>
          <w:szCs w:val="28"/>
        </w:rPr>
        <w:t>得到频次统计</w:t>
      </w:r>
      <w:r w:rsidRPr="00703ED4">
        <w:rPr>
          <w:rFonts w:ascii="KaiTi" w:eastAsia="KaiTi" w:hAnsi="KaiTi" w:hint="eastAsia"/>
          <w:iCs/>
          <w:sz w:val="28"/>
          <w:szCs w:val="28"/>
        </w:rPr>
        <w:t>结果</w:t>
      </w:r>
      <w:r w:rsidRPr="00703ED4">
        <w:rPr>
          <w:rFonts w:ascii="KaiTi" w:eastAsia="KaiTi" w:hAnsi="KaiTi"/>
          <w:iCs/>
          <w:sz w:val="28"/>
          <w:szCs w:val="28"/>
        </w:rPr>
        <w:t>：</w:t>
      </w:r>
      <m:oMath>
        <m:sSub>
          <m:sSubPr>
            <m:ctrlPr>
              <w:rPr>
                <w:rFonts w:ascii="Cambria Math" w:eastAsia="KaiTi" w:hAnsi="Cambria Math"/>
                <w:i/>
                <w:iCs/>
                <w:sz w:val="28"/>
                <w:szCs w:val="28"/>
              </w:rPr>
            </m:ctrlPr>
          </m:sSubPr>
          <m:e>
            <m:r>
              <w:rPr>
                <w:rFonts w:ascii="Cambria Math" w:eastAsia="KaiTi" w:hAnsi="Cambria Math"/>
                <w:sz w:val="28"/>
                <w:szCs w:val="28"/>
              </w:rPr>
              <m:t>FreqCount=[freq(s</m:t>
            </m:r>
          </m:e>
          <m:sub>
            <m:r>
              <w:rPr>
                <w:rFonts w:ascii="Cambria Math" w:eastAsia="KaiTi" w:hAnsi="Cambria Math"/>
                <w:sz w:val="28"/>
                <w:szCs w:val="28"/>
              </w:rPr>
              <m:t>1</m:t>
            </m:r>
          </m:sub>
        </m:sSub>
        <m:r>
          <w:rPr>
            <w:rFonts w:ascii="Cambria Math" w:eastAsia="KaiTi" w:hAnsi="Cambria Math"/>
            <w:sz w:val="28"/>
            <w:szCs w:val="28"/>
          </w:rPr>
          <m:t>),</m:t>
        </m:r>
        <m:sSub>
          <m:sSubPr>
            <m:ctrlPr>
              <w:rPr>
                <w:rFonts w:ascii="Cambria Math" w:eastAsia="KaiTi" w:hAnsi="Cambria Math"/>
                <w:i/>
                <w:iCs/>
                <w:sz w:val="28"/>
                <w:szCs w:val="28"/>
              </w:rPr>
            </m:ctrlPr>
          </m:sSubPr>
          <m:e>
            <m:r>
              <w:rPr>
                <w:rFonts w:ascii="Cambria Math" w:eastAsia="KaiTi" w:hAnsi="Cambria Math"/>
                <w:sz w:val="28"/>
                <w:szCs w:val="28"/>
              </w:rPr>
              <m:t>freq(s</m:t>
            </m:r>
          </m:e>
          <m:sub>
            <m:r>
              <w:rPr>
                <w:rFonts w:ascii="Cambria Math" w:eastAsia="KaiTi" w:hAnsi="Cambria Math"/>
                <w:sz w:val="28"/>
                <w:szCs w:val="28"/>
              </w:rPr>
              <m:t>2</m:t>
            </m:r>
          </m:sub>
        </m:sSub>
        <m:r>
          <w:rPr>
            <w:rFonts w:ascii="Cambria Math" w:eastAsia="KaiTi" w:hAnsi="Cambria Math"/>
            <w:sz w:val="28"/>
            <w:szCs w:val="28"/>
          </w:rPr>
          <m:t>),…</m:t>
        </m:r>
        <m:sSub>
          <m:sSubPr>
            <m:ctrlPr>
              <w:rPr>
                <w:rFonts w:ascii="Cambria Math" w:eastAsia="KaiTi" w:hAnsi="Cambria Math"/>
                <w:i/>
                <w:iCs/>
                <w:sz w:val="28"/>
                <w:szCs w:val="28"/>
              </w:rPr>
            </m:ctrlPr>
          </m:sSubPr>
          <m:e>
            <m:r>
              <w:rPr>
                <w:rFonts w:ascii="Cambria Math" w:eastAsia="KaiTi" w:hAnsi="Cambria Math"/>
                <w:sz w:val="28"/>
                <w:szCs w:val="28"/>
              </w:rPr>
              <m:t>freq(s</m:t>
            </m:r>
          </m:e>
          <m:sub>
            <m:r>
              <w:ins w:id="246" w:author="YU, QI (SI EP CEA R&amp;D DD)" w:date="2026-07-15T11:21:00Z">
                <w:rPr>
                  <w:rFonts w:ascii="Cambria Math" w:eastAsia="KaiTi" w:hAnsi="Cambria Math"/>
                  <w:sz w:val="28"/>
                  <w:szCs w:val="28"/>
                </w:rPr>
                <m:t>N</m:t>
              </w:ins>
            </m:r>
          </m:sub>
        </m:sSub>
        <m:r>
          <w:rPr>
            <w:rFonts w:ascii="Cambria Math" w:eastAsia="KaiTi" w:hAnsi="Cambria Math"/>
            <w:sz w:val="28"/>
            <w:szCs w:val="28"/>
          </w:rPr>
          <m:t>)]</m:t>
        </m:r>
      </m:oMath>
      <w:r w:rsidR="009F4D33" w:rsidRPr="00703ED4">
        <w:rPr>
          <w:rFonts w:ascii="KaiTi" w:eastAsia="KaiTi" w:hAnsi="KaiTi" w:hint="eastAsia"/>
          <w:sz w:val="28"/>
          <w:szCs w:val="28"/>
        </w:rPr>
        <w:t>；</w:t>
      </w:r>
    </w:p>
    <w:p w14:paraId="5B9F29F4" w14:textId="1006CACC" w:rsidR="00A81960" w:rsidRPr="00703ED4" w:rsidRDefault="00A81960" w:rsidP="00A81960">
      <w:pPr>
        <w:spacing w:line="360" w:lineRule="auto"/>
        <w:ind w:firstLineChars="200" w:firstLine="560"/>
        <w:rPr>
          <w:rFonts w:ascii="KaiTi" w:eastAsia="KaiTi" w:hAnsi="KaiTi"/>
          <w:iCs/>
          <w:sz w:val="28"/>
          <w:szCs w:val="28"/>
        </w:rPr>
      </w:pPr>
      <w:del w:id="247" w:author="YU, QI (SI EP CEA R&amp;D DD)" w:date="2026-07-15T11:19:00Z">
        <w:r w:rsidRPr="00703ED4" w:rsidDel="00BC0D0D">
          <w:rPr>
            <w:rFonts w:ascii="KaiTi" w:eastAsia="KaiTi" w:hAnsi="KaiTi"/>
            <w:bCs/>
            <w:sz w:val="28"/>
            <w:szCs w:val="28"/>
          </w:rPr>
          <w:delText>S122</w:delText>
        </w:r>
      </w:del>
      <w:ins w:id="248" w:author="YU, QI (SI EP CEA R&amp;D DD)" w:date="2026-07-15T11:19:00Z">
        <w:r w:rsidR="00BC0D0D" w:rsidRPr="00703ED4">
          <w:rPr>
            <w:rFonts w:ascii="KaiTi" w:eastAsia="KaiTi" w:hAnsi="KaiTi"/>
            <w:bCs/>
            <w:sz w:val="28"/>
            <w:szCs w:val="28"/>
          </w:rPr>
          <w:t>S</w:t>
        </w:r>
        <w:r w:rsidR="00BC0D0D">
          <w:rPr>
            <w:rFonts w:ascii="KaiTi" w:eastAsia="KaiTi" w:hAnsi="KaiTi" w:hint="eastAsia"/>
            <w:bCs/>
            <w:sz w:val="28"/>
            <w:szCs w:val="28"/>
          </w:rPr>
          <w:t>17</w:t>
        </w:r>
      </w:ins>
      <w:r w:rsidRPr="00703ED4">
        <w:rPr>
          <w:rFonts w:ascii="KaiTi" w:eastAsia="KaiTi" w:hAnsi="KaiTi"/>
          <w:sz w:val="28"/>
          <w:szCs w:val="28"/>
        </w:rPr>
        <w:t>：通过贝叶斯网络对各状态的历史出现概率进行估计，对每个状态</w:t>
      </w:r>
      <m:oMath>
        <m:sSub>
          <m:sSubPr>
            <m:ctrlPr>
              <w:rPr>
                <w:rFonts w:ascii="Cambria Math" w:eastAsia="KaiTi" w:hAnsi="Cambria Math"/>
                <w:i/>
                <w:iCs/>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Pr="00703ED4">
        <w:rPr>
          <w:rFonts w:ascii="KaiTi" w:eastAsia="KaiTi" w:hAnsi="KaiTi" w:hint="eastAsia"/>
          <w:iCs/>
          <w:sz w:val="28"/>
          <w:szCs w:val="28"/>
        </w:rPr>
        <w:t>计算</w:t>
      </w:r>
      <w:r w:rsidRPr="00703ED4">
        <w:rPr>
          <w:rFonts w:ascii="KaiTi" w:eastAsia="KaiTi" w:hAnsi="KaiTi"/>
          <w:iCs/>
          <w:sz w:val="28"/>
          <w:szCs w:val="28"/>
        </w:rPr>
        <w:t>其历史状态概率：</w:t>
      </w:r>
      <w:r w:rsidRPr="00703ED4">
        <w:rPr>
          <w:rFonts w:ascii="KaiTi" w:eastAsia="KaiTi" w:hAnsi="KaiTi"/>
          <w:i/>
          <w:sz w:val="28"/>
          <w:szCs w:val="28"/>
        </w:rPr>
        <w:br/>
      </w:r>
      <m:oMathPara>
        <m:oMath>
          <m:sSub>
            <m:sSubPr>
              <m:ctrlPr>
                <w:rPr>
                  <w:rFonts w:ascii="Cambria Math" w:eastAsia="KaiTi" w:hAnsi="Cambria Math"/>
                  <w:i/>
                  <w:iCs/>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r>
            <w:rPr>
              <w:rFonts w:ascii="Cambria Math" w:eastAsia="KaiTi" w:hAnsi="Cambria Math"/>
              <w:sz w:val="28"/>
              <w:szCs w:val="28"/>
            </w:rPr>
            <m:t>(</m:t>
          </m:r>
          <m:sSub>
            <m:sSubPr>
              <m:ctrlPr>
                <w:rPr>
                  <w:rFonts w:ascii="Cambria Math" w:eastAsia="KaiTi" w:hAnsi="Cambria Math"/>
                  <w:i/>
                  <w:iCs/>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r>
            <w:rPr>
              <w:rFonts w:ascii="Cambria Math" w:eastAsia="KaiTi" w:hAnsi="Cambria Math"/>
              <w:sz w:val="28"/>
              <w:szCs w:val="28"/>
            </w:rPr>
            <m:t>)=</m:t>
          </m:r>
          <m:f>
            <m:fPr>
              <m:ctrlPr>
                <w:rPr>
                  <w:rFonts w:ascii="Cambria Math" w:eastAsia="KaiTi" w:hAnsi="Cambria Math"/>
                  <w:i/>
                  <w:iCs/>
                  <w:sz w:val="28"/>
                  <w:szCs w:val="28"/>
                </w:rPr>
              </m:ctrlPr>
            </m:fPr>
            <m:num>
              <m:sSub>
                <m:sSubPr>
                  <m:ctrlPr>
                    <w:rPr>
                      <w:rFonts w:ascii="Cambria Math" w:eastAsia="KaiTi" w:hAnsi="Cambria Math"/>
                      <w:i/>
                      <w:iCs/>
                      <w:sz w:val="28"/>
                      <w:szCs w:val="28"/>
                    </w:rPr>
                  </m:ctrlPr>
                </m:sSubPr>
                <m:e>
                  <m:r>
                    <w:rPr>
                      <w:rFonts w:ascii="Cambria Math" w:eastAsia="KaiTi" w:hAnsi="Cambria Math"/>
                      <w:sz w:val="28"/>
                      <w:szCs w:val="28"/>
                    </w:rPr>
                    <m:t>freq(s</m:t>
                  </m:r>
                </m:e>
                <m:sub>
                  <m:r>
                    <w:rPr>
                      <w:rFonts w:ascii="Cambria Math" w:eastAsia="KaiTi" w:hAnsi="Cambria Math"/>
                      <w:sz w:val="28"/>
                      <w:szCs w:val="28"/>
                    </w:rPr>
                    <m:t>i</m:t>
                  </m:r>
                </m:sub>
              </m:sSub>
              <m:r>
                <w:rPr>
                  <w:rFonts w:ascii="Cambria Math" w:eastAsia="KaiTi" w:hAnsi="Cambria Math"/>
                  <w:sz w:val="28"/>
                  <w:szCs w:val="28"/>
                </w:rPr>
                <m:t>)</m:t>
              </m:r>
            </m:num>
            <m:den>
              <m:nary>
                <m:naryPr>
                  <m:chr m:val="∑"/>
                  <m:limLoc m:val="undOvr"/>
                  <m:ctrlPr>
                    <w:rPr>
                      <w:rFonts w:ascii="Cambria Math" w:eastAsia="KaiTi" w:hAnsi="Cambria Math"/>
                      <w:i/>
                      <w:iCs/>
                      <w:sz w:val="28"/>
                      <w:szCs w:val="28"/>
                    </w:rPr>
                  </m:ctrlPr>
                </m:naryPr>
                <m:sub>
                  <m:r>
                    <w:ins w:id="249" w:author="YU, QI (SI EP CEA R&amp;D DD)" w:date="2026-07-14T16:56:00Z">
                      <w:rPr>
                        <w:rFonts w:ascii="Cambria Math" w:eastAsia="KaiTi" w:hAnsi="Cambria Math" w:hint="eastAsia"/>
                        <w:sz w:val="28"/>
                        <w:szCs w:val="28"/>
                      </w:rPr>
                      <m:t>m</m:t>
                    </w:ins>
                  </m:r>
                  <m:r>
                    <w:rPr>
                      <w:rFonts w:ascii="Cambria Math" w:eastAsia="KaiTi" w:hAnsi="Cambria Math"/>
                      <w:sz w:val="28"/>
                      <w:szCs w:val="28"/>
                    </w:rPr>
                    <m:t>=1</m:t>
                  </m:r>
                </m:sub>
                <m:sup>
                  <m:r>
                    <w:ins w:id="250" w:author="YU, QI (SI EP CEA R&amp;D DD)" w:date="2026-07-14T16:55:00Z">
                      <w:rPr>
                        <w:rFonts w:ascii="Cambria Math" w:eastAsia="KaiTi" w:hAnsi="Cambria Math" w:hint="eastAsia"/>
                        <w:sz w:val="28"/>
                        <w:szCs w:val="28"/>
                      </w:rPr>
                      <m:t>N</m:t>
                    </w:ins>
                  </m:r>
                </m:sup>
                <m:e>
                  <m:sSub>
                    <m:sSubPr>
                      <m:ctrlPr>
                        <w:rPr>
                          <w:rFonts w:ascii="Cambria Math" w:eastAsia="KaiTi" w:hAnsi="Cambria Math"/>
                          <w:i/>
                          <w:iCs/>
                          <w:sz w:val="28"/>
                          <w:szCs w:val="28"/>
                        </w:rPr>
                      </m:ctrlPr>
                    </m:sSubPr>
                    <m:e>
                      <m:r>
                        <w:rPr>
                          <w:rFonts w:ascii="Cambria Math" w:eastAsia="KaiTi" w:hAnsi="Cambria Math"/>
                          <w:sz w:val="28"/>
                          <w:szCs w:val="28"/>
                        </w:rPr>
                        <m:t>freq(s</m:t>
                      </m:r>
                    </m:e>
                    <m:sub>
                      <m:r>
                        <w:ins w:id="251" w:author="YU, QI (SI EP CEA R&amp;D DD)" w:date="2026-07-14T16:56:00Z">
                          <w:rPr>
                            <w:rFonts w:ascii="Cambria Math" w:eastAsia="KaiTi" w:hAnsi="Cambria Math" w:hint="eastAsia"/>
                            <w:sz w:val="28"/>
                            <w:szCs w:val="28"/>
                          </w:rPr>
                          <m:t>m</m:t>
                        </w:ins>
                      </m:r>
                    </m:sub>
                  </m:sSub>
                  <m:r>
                    <w:rPr>
                      <w:rFonts w:ascii="Cambria Math" w:eastAsia="KaiTi" w:hAnsi="Cambria Math"/>
                      <w:sz w:val="28"/>
                      <w:szCs w:val="28"/>
                    </w:rPr>
                    <m:t>)</m:t>
                  </m:r>
                </m:e>
              </m:nary>
            </m:den>
          </m:f>
        </m:oMath>
      </m:oMathPara>
    </w:p>
    <w:p w14:paraId="04196E81" w14:textId="5D9117F8"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输出历史状态概率向量：</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1</m:t>
                </m:r>
              </m:sub>
            </m:sSub>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2</m:t>
                </m:r>
              </m:sub>
            </m:sSub>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ins w:id="252" w:author="YU, QI (SI EP CEA R&amp;D DD)" w:date="2026-07-14T16:56:00Z">
                <w:rPr>
                  <w:rFonts w:ascii="Cambria Math" w:eastAsia="KaiTi" w:hAnsi="Cambria Math" w:hint="eastAsia"/>
                  <w:sz w:val="28"/>
                  <w:szCs w:val="28"/>
                </w:rPr>
                <m:t>N</m:t>
              </w:ins>
            </m:r>
          </m:sub>
        </m:sSub>
        <m:r>
          <w:rPr>
            <w:rFonts w:ascii="Cambria Math" w:eastAsia="KaiTi" w:hAnsi="Cambria Math"/>
            <w:sz w:val="28"/>
            <w:szCs w:val="28"/>
          </w:rPr>
          <m:t>)]</m:t>
        </m:r>
      </m:oMath>
    </w:p>
    <w:p w14:paraId="5EB0FDD0"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满足归一化约束</w:t>
      </w:r>
      <m:oMath>
        <m:nary>
          <m:naryPr>
            <m:chr m:val="∑"/>
            <m:limLoc m:val="undOvr"/>
            <m:subHide m:val="1"/>
            <m:supHide m:val="1"/>
            <m:ctrlPr>
              <w:rPr>
                <w:rFonts w:ascii="Cambria Math" w:eastAsia="KaiTi" w:hAnsi="Cambria Math"/>
                <w:i/>
                <w:sz w:val="28"/>
                <w:szCs w:val="28"/>
              </w:rPr>
            </m:ctrlPr>
          </m:naryPr>
          <m:sub/>
          <m:sup/>
          <m:e>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e>
            </m:d>
          </m:e>
        </m:nary>
      </m:oMath>
      <w:r w:rsidRPr="00703ED4">
        <w:rPr>
          <w:rFonts w:ascii="KaiTi" w:eastAsia="KaiTi" w:hAnsi="KaiTi"/>
          <w:sz w:val="28"/>
          <w:szCs w:val="28"/>
        </w:rPr>
        <w:t>=1</w:t>
      </w:r>
      <w:r w:rsidRPr="00703ED4">
        <w:rPr>
          <w:rFonts w:ascii="KaiTi" w:eastAsia="KaiTi" w:hAnsi="KaiTi" w:hint="eastAsia"/>
          <w:sz w:val="28"/>
          <w:szCs w:val="28"/>
        </w:rPr>
        <w:t>，</w:t>
      </w:r>
      <w:r w:rsidRPr="00703ED4">
        <w:rPr>
          <w:rFonts w:ascii="KaiTi" w:eastAsia="KaiTi" w:hAnsi="KaiTi"/>
          <w:sz w:val="28"/>
          <w:szCs w:val="28"/>
        </w:rPr>
        <w:t>传递至步骤S2。</w:t>
      </w:r>
    </w:p>
    <w:p w14:paraId="4706022F" w14:textId="20B3D034" w:rsidR="00A81960" w:rsidRPr="00703ED4" w:rsidRDefault="00F42F09" w:rsidP="00A81960">
      <w:pPr>
        <w:spacing w:line="360" w:lineRule="auto"/>
        <w:ind w:firstLineChars="200" w:firstLine="560"/>
        <w:rPr>
          <w:rFonts w:ascii="KaiTi" w:eastAsia="KaiTi" w:hAnsi="KaiTi"/>
          <w:sz w:val="28"/>
          <w:szCs w:val="28"/>
        </w:rPr>
      </w:pP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m:t>
            </m:r>
            <m:r>
              <w:rPr>
                <w:rFonts w:ascii="Cambria Math" w:eastAsia="KaiTi" w:hAnsi="Cambria Math"/>
                <w:sz w:val="28"/>
                <w:szCs w:val="28"/>
              </w:rPr>
              <m:t>ist</m:t>
            </m:r>
          </m:sub>
        </m:sSub>
      </m:oMath>
      <w:r w:rsidR="00A81960" w:rsidRPr="00703ED4">
        <w:rPr>
          <w:rFonts w:ascii="KaiTi" w:eastAsia="KaiTi" w:hAnsi="KaiTi" w:hint="eastAsia"/>
          <w:sz w:val="28"/>
          <w:szCs w:val="28"/>
        </w:rPr>
        <w:t>的</w:t>
      </w:r>
      <w:r w:rsidR="00A81960" w:rsidRPr="00703ED4">
        <w:rPr>
          <w:rFonts w:ascii="KaiTi" w:eastAsia="KaiTi" w:hAnsi="KaiTi"/>
          <w:sz w:val="28"/>
          <w:szCs w:val="28"/>
        </w:rPr>
        <w:t>物理含义是：各状态在系统正常运行期间出现的静态频</w:t>
      </w:r>
      <w:r w:rsidR="009F4D33" w:rsidRPr="00703ED4">
        <w:rPr>
          <w:rFonts w:ascii="KaiTi" w:eastAsia="KaiTi" w:hAnsi="KaiTi"/>
          <w:sz w:val="28"/>
          <w:szCs w:val="28"/>
        </w:rPr>
        <w:t>率分布。出现频率越高的状态，其对应分量越大；出现频率越低的状态</w:t>
      </w:r>
      <w:r w:rsidR="009F4D33" w:rsidRPr="00703ED4">
        <w:rPr>
          <w:rFonts w:ascii="KaiTi" w:eastAsia="KaiTi" w:hAnsi="KaiTi" w:hint="eastAsia"/>
          <w:sz w:val="28"/>
          <w:szCs w:val="28"/>
        </w:rPr>
        <w:t>，</w:t>
      </w:r>
      <w:r w:rsidR="009F4D33" w:rsidRPr="00703ED4">
        <w:rPr>
          <w:rFonts w:ascii="KaiTi" w:eastAsia="KaiTi" w:hAnsi="KaiTi"/>
          <w:sz w:val="28"/>
          <w:szCs w:val="28"/>
        </w:rPr>
        <w:t>例如某些罕见的过渡状态</w:t>
      </w:r>
      <w:r w:rsidR="00A81960" w:rsidRPr="00703ED4">
        <w:rPr>
          <w:rFonts w:ascii="KaiTi" w:eastAsia="KaiTi" w:hAnsi="KaiTi"/>
          <w:sz w:val="28"/>
          <w:szCs w:val="28"/>
        </w:rPr>
        <w:t>，其对应分量越小。这一差异将在步骤S2中被用于为不同状态生成差异化的</w:t>
      </w:r>
      <w:del w:id="253" w:author="YU, QI (SI EP CEA R&amp;D DD)" w:date="2026-07-14T17:14:00Z">
        <w:r w:rsidR="00A81960" w:rsidRPr="00703ED4" w:rsidDel="007A1C05">
          <w:rPr>
            <w:rFonts w:ascii="KaiTi" w:eastAsia="KaiTi" w:hAnsi="KaiTi"/>
            <w:sz w:val="28"/>
            <w:szCs w:val="28"/>
          </w:rPr>
          <w:delText>个性化检测阈值</w:delText>
        </w:r>
      </w:del>
      <w:ins w:id="254" w:author="YU, QI (SI EP CEA R&amp;D DD)" w:date="2026-07-14T17:14:00Z">
        <w:r w:rsidR="007A1C05">
          <w:rPr>
            <w:rFonts w:ascii="KaiTi" w:eastAsia="KaiTi" w:hAnsi="KaiTi"/>
            <w:sz w:val="28"/>
            <w:szCs w:val="28"/>
          </w:rPr>
          <w:t>自适应阈值</w:t>
        </w:r>
      </w:ins>
      <w:r w:rsidR="00A81960" w:rsidRPr="00703ED4">
        <w:rPr>
          <w:rFonts w:ascii="KaiTi" w:eastAsia="KaiTi" w:hAnsi="KaiTi"/>
          <w:sz w:val="28"/>
          <w:szCs w:val="28"/>
        </w:rPr>
        <w:t>，体现"高频状态容错范围更宽、低频状态容错范围更窄"的自适应设计思想。</w:t>
      </w:r>
    </w:p>
    <w:p w14:paraId="4C8E94F3" w14:textId="77777777" w:rsidR="00A81960" w:rsidRPr="00703ED4" w:rsidRDefault="00A81960" w:rsidP="00A81960">
      <w:pPr>
        <w:spacing w:line="360" w:lineRule="auto"/>
        <w:ind w:firstLine="570"/>
        <w:rPr>
          <w:rFonts w:ascii="KaiTi" w:eastAsia="KaiTi" w:hAnsi="KaiTi"/>
          <w:bCs/>
          <w:sz w:val="28"/>
          <w:szCs w:val="28"/>
        </w:rPr>
      </w:pPr>
      <w:r w:rsidRPr="00703ED4">
        <w:rPr>
          <w:rFonts w:ascii="KaiTi" w:eastAsia="KaiTi" w:hAnsi="KaiTi"/>
          <w:bCs/>
          <w:sz w:val="28"/>
          <w:szCs w:val="28"/>
        </w:rPr>
        <w:t>步骤S2、自适应阈值生成</w:t>
      </w:r>
    </w:p>
    <w:p w14:paraId="15231125" w14:textId="46B1C25D" w:rsidR="00A81960" w:rsidRPr="00703ED4" w:rsidRDefault="00A81960" w:rsidP="00DB2A15">
      <w:pPr>
        <w:spacing w:line="360" w:lineRule="auto"/>
        <w:ind w:firstLine="570"/>
        <w:rPr>
          <w:rFonts w:ascii="KaiTi" w:eastAsia="KaiTi" w:hAnsi="KaiTi"/>
          <w:sz w:val="28"/>
          <w:szCs w:val="28"/>
        </w:rPr>
      </w:pPr>
      <w:r w:rsidRPr="00703ED4">
        <w:rPr>
          <w:rFonts w:ascii="KaiTi" w:eastAsia="KaiTi" w:hAnsi="KaiTi"/>
          <w:sz w:val="28"/>
          <w:szCs w:val="28"/>
        </w:rPr>
        <w:t>步骤S1输出的历史状态概率向量</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oMath>
      <w:r w:rsidRPr="00703ED4">
        <w:rPr>
          <w:rFonts w:ascii="KaiTi" w:eastAsia="KaiTi" w:hAnsi="KaiTi" w:hint="eastAsia"/>
          <w:sz w:val="28"/>
          <w:szCs w:val="28"/>
        </w:rPr>
        <w:t>中，</w:t>
      </w:r>
      <w:r w:rsidRPr="00703ED4">
        <w:rPr>
          <w:rFonts w:ascii="KaiTi" w:eastAsia="KaiTi" w:hAnsi="KaiTi"/>
          <w:sz w:val="28"/>
          <w:szCs w:val="28"/>
        </w:rPr>
        <w:t>各分量的数值量级约为0.1</w:t>
      </w:r>
      <w:r w:rsidR="00DB2A15" w:rsidRPr="00703ED4">
        <w:rPr>
          <w:rFonts w:ascii="KaiTi" w:eastAsia="KaiTi" w:hAnsi="KaiTi"/>
          <w:sz w:val="28"/>
          <w:szCs w:val="28"/>
        </w:rPr>
        <w:t>量级</w:t>
      </w:r>
      <w:r w:rsidR="00DB2A15" w:rsidRPr="00703ED4">
        <w:rPr>
          <w:rFonts w:ascii="KaiTi" w:eastAsia="KaiTi" w:hAnsi="KaiTi" w:hint="eastAsia"/>
          <w:sz w:val="28"/>
          <w:szCs w:val="28"/>
        </w:rPr>
        <w:t>，</w:t>
      </w:r>
      <w:r w:rsidRPr="00703ED4">
        <w:rPr>
          <w:rFonts w:ascii="KaiTi" w:eastAsia="KaiTi" w:hAnsi="KaiTi"/>
          <w:sz w:val="28"/>
          <w:szCs w:val="28"/>
        </w:rPr>
        <w:t>因为7个状态的概率之和为1，平均每个状态约为0.14。然而，步骤S3在线检测时计算的实际偏差值</w:t>
      </w:r>
      <m:oMath>
        <m:r>
          <w:rPr>
            <w:rFonts w:ascii="Cambria Math" w:eastAsia="KaiTi" w:hAnsi="Cambria Math"/>
            <w:sz w:val="28"/>
            <w:szCs w:val="28"/>
          </w:rPr>
          <m:t>d</m:t>
        </m:r>
      </m:oMath>
      <w:r w:rsidRPr="00703ED4">
        <w:rPr>
          <w:rFonts w:ascii="KaiTi" w:eastAsia="KaiTi" w:hAnsi="KaiTi" w:hint="eastAsia"/>
          <w:sz w:val="28"/>
          <w:szCs w:val="28"/>
        </w:rPr>
        <w:t>的</w:t>
      </w:r>
      <w:r w:rsidRPr="00703ED4">
        <w:rPr>
          <w:rFonts w:ascii="KaiTi" w:eastAsia="KaiTi" w:hAnsi="KaiTi"/>
          <w:sz w:val="28"/>
          <w:szCs w:val="28"/>
        </w:rPr>
        <w:t>量级约为1.0至1.5。若直接以</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e>
        </m:d>
      </m:oMath>
      <w:r w:rsidRPr="00703ED4">
        <w:rPr>
          <w:rFonts w:ascii="KaiTi" w:eastAsia="KaiTi" w:hAnsi="KaiTi" w:hint="eastAsia"/>
          <w:sz w:val="28"/>
          <w:szCs w:val="28"/>
        </w:rPr>
        <w:t>作为</w:t>
      </w:r>
      <w:r w:rsidRPr="00703ED4">
        <w:rPr>
          <w:rFonts w:ascii="KaiTi" w:eastAsia="KaiTi" w:hAnsi="KaiTi"/>
          <w:sz w:val="28"/>
          <w:szCs w:val="28"/>
        </w:rPr>
        <w:t>检测阈值，则所有偏差值都将远超阈值，导致系统对任何状态转移都触发误报，阈值完全失去判别意义。因此，本步骤的核心任务是：通过引入一个全局缩放系数</w:t>
      </w:r>
      <m:oMath>
        <m:r>
          <w:rPr>
            <w:rFonts w:ascii="Cambria Math" w:eastAsia="KaiTi" w:hAnsi="Cambria Math"/>
            <w:sz w:val="28"/>
            <w:szCs w:val="28"/>
          </w:rPr>
          <m:t>k</m:t>
        </m:r>
      </m:oMath>
      <w:r w:rsidRPr="00703ED4">
        <w:rPr>
          <w:rFonts w:ascii="KaiTi" w:eastAsia="KaiTi" w:hAnsi="KaiTi" w:hint="eastAsia"/>
          <w:sz w:val="28"/>
          <w:szCs w:val="28"/>
        </w:rPr>
        <w:t>，</w:t>
      </w:r>
      <w:r w:rsidRPr="00703ED4">
        <w:rPr>
          <w:rFonts w:ascii="KaiTi" w:eastAsia="KaiTi" w:hAnsi="KaiTi"/>
          <w:sz w:val="28"/>
          <w:szCs w:val="28"/>
        </w:rPr>
        <w:t>将量级约为0.1的先验概率放大至与实际偏差值</w:t>
      </w:r>
      <m:oMath>
        <m:r>
          <w:rPr>
            <w:rFonts w:ascii="Cambria Math" w:eastAsia="KaiTi" w:hAnsi="Cambria Math"/>
            <w:sz w:val="28"/>
            <w:szCs w:val="28"/>
          </w:rPr>
          <m:t>d</m:t>
        </m:r>
      </m:oMath>
      <w:r w:rsidRPr="00703ED4">
        <w:rPr>
          <w:rFonts w:ascii="KaiTi" w:eastAsia="KaiTi" w:hAnsi="KaiTi" w:hint="eastAsia"/>
          <w:sz w:val="28"/>
          <w:szCs w:val="28"/>
        </w:rPr>
        <w:t>相</w:t>
      </w:r>
      <w:r w:rsidRPr="00703ED4">
        <w:rPr>
          <w:rFonts w:ascii="KaiTi" w:eastAsia="KaiTi" w:hAnsi="KaiTi"/>
          <w:sz w:val="28"/>
          <w:szCs w:val="28"/>
        </w:rPr>
        <w:t>匹配的数值范围，并通过网格搜索在验证集上选取使检测性能最优的</w:t>
      </w:r>
      <m:oMath>
        <m:r>
          <w:rPr>
            <w:rFonts w:ascii="Cambria Math" w:eastAsia="KaiTi" w:hAnsi="Cambria Math"/>
            <w:sz w:val="28"/>
            <w:szCs w:val="28"/>
          </w:rPr>
          <m:t>k</m:t>
        </m:r>
      </m:oMath>
      <w:r w:rsidRPr="00703ED4">
        <w:rPr>
          <w:rFonts w:ascii="KaiTi" w:eastAsia="KaiTi" w:hAnsi="KaiTi" w:hint="eastAsia"/>
          <w:sz w:val="28"/>
          <w:szCs w:val="28"/>
        </w:rPr>
        <w:t>值</w:t>
      </w:r>
      <w:r w:rsidRPr="00703ED4">
        <w:rPr>
          <w:rFonts w:ascii="KaiTi" w:eastAsia="KaiTi" w:hAnsi="KaiTi"/>
          <w:sz w:val="28"/>
          <w:szCs w:val="28"/>
        </w:rPr>
        <w:t>，最终为每个状态生成一个个性化的自适应检测阈值，构建阈值映射表ThresholdMap，供步骤S3在线查表使用。</w:t>
      </w:r>
    </w:p>
    <w:p w14:paraId="53644DA9" w14:textId="273426D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如图3所示，接收步骤S1输出的历史状态概率向量</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1</m:t>
                </m:r>
              </m:sub>
            </m:sSub>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2</m:t>
                </m:r>
              </m:sub>
            </m:sSub>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ins w:id="255" w:author="YU, QI (SI EP CEA R&amp;D DD)" w:date="2026-07-14T16:56:00Z">
                <w:rPr>
                  <w:rFonts w:ascii="Cambria Math" w:eastAsia="KaiTi" w:hAnsi="Cambria Math" w:hint="eastAsia"/>
                  <w:sz w:val="28"/>
                  <w:szCs w:val="28"/>
                </w:rPr>
                <m:t>N</m:t>
              </w:ins>
            </m:r>
          </m:sub>
        </m:sSub>
        <m:r>
          <w:rPr>
            <w:rFonts w:ascii="Cambria Math" w:eastAsia="KaiTi" w:hAnsi="Cambria Math"/>
            <w:sz w:val="28"/>
            <w:szCs w:val="28"/>
          </w:rPr>
          <m:t>)]</m:t>
        </m:r>
      </m:oMath>
      <w:r w:rsidRPr="00703ED4">
        <w:rPr>
          <w:rFonts w:ascii="KaiTi" w:eastAsia="KaiTi" w:hAnsi="KaiTi" w:hint="eastAsia"/>
          <w:sz w:val="28"/>
          <w:szCs w:val="28"/>
        </w:rPr>
        <w:t>，</w:t>
      </w:r>
      <w:r w:rsidRPr="00703ED4">
        <w:rPr>
          <w:rFonts w:ascii="KaiTi" w:eastAsia="KaiTi" w:hAnsi="KaiTi"/>
          <w:sz w:val="28"/>
          <w:szCs w:val="28"/>
        </w:rPr>
        <w:t>在预设区间</w:t>
      </w:r>
      <w:r w:rsidRPr="00703ED4">
        <w:rPr>
          <w:rFonts w:ascii="KaiTi" w:eastAsia="KaiTi" w:hAnsi="KaiTi" w:cs="Calibri" w:hint="eastAsia"/>
          <w:sz w:val="28"/>
          <w:szCs w:val="28"/>
        </w:rPr>
        <w:t>[8,15]</w:t>
      </w:r>
      <w:r w:rsidRPr="00703ED4">
        <w:rPr>
          <w:rFonts w:ascii="KaiTi" w:eastAsia="KaiTi" w:hAnsi="KaiTi"/>
          <w:sz w:val="28"/>
          <w:szCs w:val="28"/>
        </w:rPr>
        <w:t>内以步长0.25逐一枚举全</w:t>
      </w:r>
      <w:r w:rsidRPr="00703ED4">
        <w:rPr>
          <w:rFonts w:ascii="KaiTi" w:eastAsia="KaiTi" w:hAnsi="KaiTi"/>
          <w:sz w:val="28"/>
          <w:szCs w:val="28"/>
        </w:rPr>
        <w:lastRenderedPageBreak/>
        <w:t>局缩放系数</w:t>
      </w:r>
      <m:oMath>
        <m:r>
          <w:rPr>
            <w:rFonts w:ascii="Cambria Math" w:eastAsia="KaiTi" w:hAnsi="Cambria Math"/>
            <w:sz w:val="28"/>
            <w:szCs w:val="28"/>
          </w:rPr>
          <m:t>k</m:t>
        </m:r>
      </m:oMath>
      <w:r w:rsidRPr="00703ED4">
        <w:rPr>
          <w:rFonts w:ascii="KaiTi" w:eastAsia="KaiTi" w:hAnsi="KaiTi" w:hint="eastAsia"/>
          <w:sz w:val="28"/>
          <w:szCs w:val="28"/>
        </w:rPr>
        <w:t>的</w:t>
      </w:r>
      <w:r w:rsidRPr="00703ED4">
        <w:rPr>
          <w:rFonts w:ascii="KaiTi" w:eastAsia="KaiTi" w:hAnsi="KaiTi"/>
          <w:sz w:val="28"/>
          <w:szCs w:val="28"/>
        </w:rPr>
        <w:t>候选值，对每个候选</w:t>
      </w:r>
      <m:oMath>
        <m:r>
          <w:rPr>
            <w:rFonts w:ascii="Cambria Math" w:eastAsia="KaiTi" w:hAnsi="Cambria Math"/>
            <w:sz w:val="28"/>
            <w:szCs w:val="28"/>
          </w:rPr>
          <m:t>k</m:t>
        </m:r>
      </m:oMath>
      <w:r w:rsidRPr="00703ED4">
        <w:rPr>
          <w:rFonts w:ascii="KaiTi" w:eastAsia="KaiTi" w:hAnsi="KaiTi" w:hint="eastAsia"/>
          <w:sz w:val="28"/>
          <w:szCs w:val="28"/>
        </w:rPr>
        <w:t>执行</w:t>
      </w:r>
      <w:r w:rsidRPr="00703ED4">
        <w:rPr>
          <w:rFonts w:ascii="KaiTi" w:eastAsia="KaiTi" w:hAnsi="KaiTi"/>
          <w:sz w:val="28"/>
          <w:szCs w:val="28"/>
        </w:rPr>
        <w:t>如下操作：</w:t>
      </w:r>
    </w:p>
    <w:p w14:paraId="4A04293B" w14:textId="6CABFBCA"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① 按下式计算各状态的候选</w:t>
      </w:r>
      <w:del w:id="256" w:author="YU, QI (SI EP CEA R&amp;D DD)" w:date="2026-07-14T17:13:00Z">
        <w:r w:rsidRPr="00703ED4" w:rsidDel="007A1C05">
          <w:rPr>
            <w:rFonts w:ascii="KaiTi" w:eastAsia="KaiTi" w:hAnsi="KaiTi"/>
            <w:sz w:val="28"/>
            <w:szCs w:val="28"/>
          </w:rPr>
          <w:delText>个性化阈值</w:delText>
        </w:r>
      </w:del>
      <w:ins w:id="257" w:author="YU, QI (SI EP CEA R&amp;D DD)" w:date="2026-07-14T17:13:00Z">
        <w:r w:rsidR="007A1C05">
          <w:rPr>
            <w:rFonts w:ascii="KaiTi" w:eastAsia="KaiTi" w:hAnsi="KaiTi"/>
            <w:sz w:val="28"/>
            <w:szCs w:val="28"/>
          </w:rPr>
          <w:t>自适应阈值</w:t>
        </w:r>
      </w:ins>
      <w:r w:rsidRPr="00703ED4">
        <w:rPr>
          <w:rFonts w:ascii="KaiTi" w:eastAsia="KaiTi" w:hAnsi="KaiTi"/>
          <w:sz w:val="28"/>
          <w:szCs w:val="28"/>
        </w:rPr>
        <w:t>：</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e>
        </m:d>
        <m:r>
          <w:rPr>
            <w:rFonts w:ascii="Cambria Math" w:eastAsia="KaiTi" w:hAnsi="Cambria Math"/>
            <w:sz w:val="28"/>
            <w:szCs w:val="28"/>
          </w:rPr>
          <m:t>×k</m:t>
        </m:r>
      </m:oMath>
      <w:r w:rsidR="00DB2A15" w:rsidRPr="00703ED4">
        <w:rPr>
          <w:rFonts w:ascii="KaiTi" w:eastAsia="KaiTi" w:hAnsi="KaiTi" w:hint="eastAsia"/>
          <w:sz w:val="28"/>
          <w:szCs w:val="28"/>
        </w:rPr>
        <w:t>；</w:t>
      </w:r>
    </w:p>
    <w:p w14:paraId="1CAE984C" w14:textId="09DDA18F"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② 在验证集上运行步骤S3中子步骤S31至S34的检测逻辑，对验证集中的每条状态记录依次执行One-Hot编码、马尔可夫预测、偏差值计算与阈值查表，得到每条记录的偏差值</w:t>
      </w:r>
      <m:oMath>
        <m:r>
          <w:rPr>
            <w:rFonts w:ascii="Cambria Math" w:eastAsia="KaiTi" w:hAnsi="Cambria Math"/>
            <w:sz w:val="28"/>
            <w:szCs w:val="28"/>
          </w:rPr>
          <m:t>d</m:t>
        </m:r>
      </m:oMath>
      <w:r w:rsidRPr="00703ED4">
        <w:rPr>
          <w:rFonts w:ascii="KaiTi" w:eastAsia="KaiTi" w:hAnsi="KaiTi" w:hint="eastAsia"/>
          <w:sz w:val="28"/>
          <w:szCs w:val="28"/>
        </w:rPr>
        <w:t>及</w:t>
      </w:r>
      <w:r w:rsidRPr="00703ED4">
        <w:rPr>
          <w:rFonts w:ascii="KaiTi" w:eastAsia="KaiTi" w:hAnsi="KaiTi"/>
          <w:sz w:val="28"/>
          <w:szCs w:val="28"/>
        </w:rPr>
        <w:t>对应阈值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oMath>
      <w:r w:rsidRPr="00703ED4">
        <w:rPr>
          <w:rFonts w:ascii="KaiTi" w:eastAsia="KaiTi" w:hAnsi="KaiTi" w:hint="eastAsia"/>
          <w:sz w:val="28"/>
          <w:szCs w:val="28"/>
        </w:rPr>
        <w:t>。</w:t>
      </w:r>
      <w:r w:rsidRPr="00703ED4">
        <w:rPr>
          <w:rFonts w:ascii="KaiTi" w:eastAsia="KaiTi" w:hAnsi="KaiTi"/>
          <w:sz w:val="28"/>
          <w:szCs w:val="28"/>
        </w:rPr>
        <w:t>此处仅将S31至S34的逻辑用于寻找合适的</w:t>
      </w:r>
      <m:oMath>
        <m:r>
          <w:rPr>
            <w:rFonts w:ascii="Cambria Math" w:eastAsia="KaiTi" w:hAnsi="Cambria Math"/>
            <w:sz w:val="28"/>
            <w:szCs w:val="28"/>
          </w:rPr>
          <m:t>k</m:t>
        </m:r>
      </m:oMath>
      <w:r w:rsidRPr="00703ED4">
        <w:rPr>
          <w:rFonts w:ascii="KaiTi" w:eastAsia="KaiTi" w:hAnsi="KaiTi" w:hint="eastAsia"/>
          <w:sz w:val="28"/>
          <w:szCs w:val="28"/>
        </w:rPr>
        <w:t>值，</w:t>
      </w:r>
      <w:r w:rsidRPr="00703ED4">
        <w:rPr>
          <w:rFonts w:ascii="KaiTi" w:eastAsia="KaiTi" w:hAnsi="KaiTi"/>
          <w:sz w:val="28"/>
          <w:szCs w:val="28"/>
        </w:rPr>
        <w:t>属于离线评估过程，不与步骤S3</w:t>
      </w:r>
      <w:r w:rsidR="00DB2A15" w:rsidRPr="00703ED4">
        <w:rPr>
          <w:rFonts w:ascii="KaiTi" w:eastAsia="KaiTi" w:hAnsi="KaiTi"/>
          <w:sz w:val="28"/>
          <w:szCs w:val="28"/>
        </w:rPr>
        <w:t>的在线检测循环形成依赖关系</w:t>
      </w:r>
      <w:r w:rsidR="00DB2A15" w:rsidRPr="00703ED4">
        <w:rPr>
          <w:rFonts w:ascii="KaiTi" w:eastAsia="KaiTi" w:hAnsi="KaiTi" w:hint="eastAsia"/>
          <w:sz w:val="28"/>
          <w:szCs w:val="28"/>
        </w:rPr>
        <w:t>；</w:t>
      </w:r>
    </w:p>
    <w:p w14:paraId="7115699B"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③ 统计检测结果中的真正例TP、假正例FP与假负例FN；</w:t>
      </w:r>
    </w:p>
    <w:p w14:paraId="5D8162E2" w14:textId="77777777" w:rsidR="00A81960" w:rsidRPr="00703ED4" w:rsidRDefault="00A81960" w:rsidP="00A81960">
      <w:pPr>
        <w:spacing w:line="360" w:lineRule="auto"/>
        <w:ind w:firstLineChars="200" w:firstLine="560"/>
        <w:rPr>
          <w:rFonts w:ascii="KaiTi" w:eastAsia="KaiTi" w:hAnsi="KaiTi"/>
          <w:i/>
          <w:sz w:val="28"/>
          <w:szCs w:val="28"/>
        </w:rPr>
      </w:pPr>
      <w:r w:rsidRPr="00703ED4">
        <w:rPr>
          <w:rFonts w:ascii="KaiTi" w:eastAsia="KaiTi" w:hAnsi="KaiTi"/>
          <w:sz w:val="28"/>
          <w:szCs w:val="28"/>
        </w:rPr>
        <w:t>④ 计算检测性能指标：</w:t>
      </w:r>
      <w:r w:rsidRPr="00703ED4">
        <w:rPr>
          <w:rFonts w:ascii="KaiTi" w:eastAsia="KaiTi" w:hAnsi="KaiTi"/>
          <w:i/>
          <w:sz w:val="28"/>
          <w:szCs w:val="28"/>
        </w:rPr>
        <w:t xml:space="preserve"> </w:t>
      </w:r>
      <m:oMath>
        <m:r>
          <w:rPr>
            <w:rFonts w:ascii="Cambria Math" w:eastAsia="KaiTi" w:hAnsi="Cambria Math"/>
            <w:sz w:val="28"/>
            <w:szCs w:val="28"/>
          </w:rPr>
          <m:t>Precision=</m:t>
        </m:r>
        <m:f>
          <m:fPr>
            <m:ctrlPr>
              <w:rPr>
                <w:rFonts w:ascii="Cambria Math" w:eastAsia="KaiTi" w:hAnsi="Cambria Math"/>
                <w:i/>
                <w:sz w:val="28"/>
                <w:szCs w:val="28"/>
              </w:rPr>
            </m:ctrlPr>
          </m:fPr>
          <m:num>
            <m:r>
              <w:rPr>
                <w:rFonts w:ascii="Cambria Math" w:eastAsia="KaiTi" w:hAnsi="Cambria Math"/>
                <w:sz w:val="28"/>
                <w:szCs w:val="28"/>
              </w:rPr>
              <m:t xml:space="preserve"> TP</m:t>
            </m:r>
          </m:num>
          <m:den>
            <m:r>
              <w:rPr>
                <w:rFonts w:ascii="Cambria Math" w:eastAsia="KaiTi" w:hAnsi="Cambria Math"/>
                <w:sz w:val="28"/>
                <w:szCs w:val="28"/>
              </w:rPr>
              <m:t xml:space="preserve"> TP+ FP</m:t>
            </m:r>
          </m:den>
        </m:f>
      </m:oMath>
      <w:r w:rsidRPr="00703ED4">
        <w:rPr>
          <w:rFonts w:ascii="KaiTi" w:eastAsia="KaiTi" w:hAnsi="KaiTi"/>
          <w:sz w:val="28"/>
          <w:szCs w:val="28"/>
        </w:rPr>
        <w:t xml:space="preserve">  ，</w:t>
      </w:r>
      <w:r w:rsidRPr="00703ED4">
        <w:rPr>
          <w:rFonts w:ascii="KaiTi" w:eastAsia="KaiTi" w:hAnsi="KaiTi"/>
          <w:i/>
          <w:sz w:val="28"/>
          <w:szCs w:val="28"/>
        </w:rPr>
        <w:t xml:space="preserve"> </w:t>
      </w:r>
      <m:oMath>
        <m:r>
          <w:rPr>
            <w:rFonts w:ascii="Cambria Math" w:eastAsia="KaiTi" w:hAnsi="Cambria Math"/>
            <w:sz w:val="28"/>
            <w:szCs w:val="28"/>
          </w:rPr>
          <m:t>Recall=</m:t>
        </m:r>
        <m:f>
          <m:fPr>
            <m:ctrlPr>
              <w:rPr>
                <w:rFonts w:ascii="Cambria Math" w:eastAsia="KaiTi" w:hAnsi="Cambria Math"/>
                <w:i/>
                <w:sz w:val="28"/>
                <w:szCs w:val="28"/>
              </w:rPr>
            </m:ctrlPr>
          </m:fPr>
          <m:num>
            <m:r>
              <w:rPr>
                <w:rFonts w:ascii="Cambria Math" w:eastAsia="KaiTi" w:hAnsi="Cambria Math"/>
                <w:sz w:val="28"/>
                <w:szCs w:val="28"/>
              </w:rPr>
              <m:t xml:space="preserve"> TP</m:t>
            </m:r>
          </m:num>
          <m:den>
            <m:r>
              <w:rPr>
                <w:rFonts w:ascii="Cambria Math" w:eastAsia="KaiTi" w:hAnsi="Cambria Math"/>
                <w:sz w:val="28"/>
                <w:szCs w:val="28"/>
              </w:rPr>
              <m:t xml:space="preserve"> TP+ FN</m:t>
            </m:r>
          </m:den>
        </m:f>
      </m:oMath>
      <w:r w:rsidRPr="00703ED4">
        <w:rPr>
          <w:rFonts w:ascii="KaiTi" w:eastAsia="KaiTi" w:hAnsi="KaiTi" w:hint="eastAsia"/>
          <w:i/>
          <w:sz w:val="28"/>
          <w:szCs w:val="28"/>
        </w:rPr>
        <w:t>，</w:t>
      </w:r>
    </w:p>
    <w:p w14:paraId="47BB5071" w14:textId="77777777" w:rsidR="00A81960" w:rsidRPr="00703ED4" w:rsidRDefault="00A81960" w:rsidP="00A81960">
      <w:pPr>
        <w:spacing w:line="360" w:lineRule="auto"/>
        <w:ind w:firstLineChars="200" w:firstLine="560"/>
        <w:rPr>
          <w:rFonts w:ascii="KaiTi" w:eastAsia="KaiTi" w:hAnsi="KaiTi"/>
          <w:i/>
          <w:sz w:val="28"/>
          <w:szCs w:val="28"/>
        </w:rPr>
      </w:pPr>
      <w:r w:rsidRPr="00703ED4">
        <w:rPr>
          <w:rFonts w:ascii="KaiTi" w:eastAsia="KaiTi" w:hAnsi="KaiTi"/>
          <w:i/>
          <w:sz w:val="28"/>
          <w:szCs w:val="28"/>
        </w:rPr>
        <w:t>F1-score=</w:t>
      </w:r>
      <m:oMath>
        <m:f>
          <m:fPr>
            <m:ctrlPr>
              <w:rPr>
                <w:rFonts w:ascii="Cambria Math" w:eastAsia="KaiTi" w:hAnsi="Cambria Math"/>
                <w:i/>
                <w:sz w:val="28"/>
                <w:szCs w:val="28"/>
              </w:rPr>
            </m:ctrlPr>
          </m:fPr>
          <m:num>
            <m:r>
              <w:rPr>
                <w:rFonts w:ascii="Cambria Math" w:eastAsia="KaiTi" w:hAnsi="Cambria Math"/>
                <w:sz w:val="28"/>
                <w:szCs w:val="28"/>
              </w:rPr>
              <m:t>2×Precision×Recall</m:t>
            </m:r>
          </m:num>
          <m:den>
            <m:r>
              <w:rPr>
                <w:rFonts w:ascii="Cambria Math" w:eastAsia="KaiTi" w:hAnsi="Cambria Math"/>
                <w:sz w:val="28"/>
                <w:szCs w:val="28"/>
              </w:rPr>
              <m:t>Precision+Recall</m:t>
            </m:r>
          </m:den>
        </m:f>
      </m:oMath>
    </w:p>
    <w:p w14:paraId="7809DECE"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⑤ 记录当前候选值对应的</w:t>
      </w:r>
      <m:oMath>
        <m:r>
          <w:rPr>
            <w:rFonts w:ascii="Cambria Math" w:eastAsia="KaiTi" w:hAnsi="Cambria Math"/>
            <w:sz w:val="28"/>
            <w:szCs w:val="28"/>
          </w:rPr>
          <m:t>(k, F1-score)</m:t>
        </m:r>
      </m:oMath>
      <w:r w:rsidRPr="00703ED4">
        <w:rPr>
          <w:rFonts w:ascii="KaiTi" w:eastAsia="KaiTi" w:hAnsi="KaiTi" w:hint="eastAsia"/>
          <w:sz w:val="28"/>
          <w:szCs w:val="28"/>
        </w:rPr>
        <w:t>。</w:t>
      </w:r>
    </w:p>
    <w:p w14:paraId="2DB58A49"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遍历全部候选值后，在满足验证集上所有正常样本均满足</w:t>
      </w:r>
      <m:oMath>
        <m:r>
          <w:rPr>
            <w:rFonts w:ascii="Cambria Math" w:eastAsia="KaiTi" w:hAnsi="Cambria Math"/>
            <w:sz w:val="28"/>
            <w:szCs w:val="28"/>
          </w:rPr>
          <m:t>d&lt;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e>
        </m:d>
        <m:r>
          <w:rPr>
            <w:rFonts w:ascii="Cambria Math" w:eastAsia="KaiTi" w:hAnsi="Cambria Math"/>
            <w:sz w:val="28"/>
            <w:szCs w:val="28"/>
          </w:rPr>
          <m:t>×k</m:t>
        </m:r>
      </m:oMath>
      <w:r w:rsidRPr="00703ED4">
        <w:rPr>
          <w:rFonts w:ascii="KaiTi" w:eastAsia="KaiTi" w:hAnsi="KaiTi" w:hint="eastAsia"/>
          <w:sz w:val="28"/>
          <w:szCs w:val="28"/>
        </w:rPr>
        <w:t>的</w:t>
      </w:r>
      <w:r w:rsidRPr="00703ED4">
        <w:rPr>
          <w:rFonts w:ascii="KaiTi" w:eastAsia="KaiTi" w:hAnsi="KaiTi"/>
          <w:sz w:val="28"/>
          <w:szCs w:val="28"/>
        </w:rPr>
        <w:t>候选值中，选取使F1-score最高的</w:t>
      </w:r>
      <m:oMath>
        <m:r>
          <w:rPr>
            <w:rFonts w:ascii="Cambria Math" w:eastAsia="KaiTi" w:hAnsi="Cambria Math"/>
            <w:sz w:val="28"/>
            <w:szCs w:val="28"/>
          </w:rPr>
          <m:t>k</m:t>
        </m:r>
      </m:oMath>
      <w:r w:rsidRPr="00703ED4">
        <w:rPr>
          <w:rFonts w:ascii="KaiTi" w:eastAsia="KaiTi" w:hAnsi="KaiTi" w:hint="eastAsia"/>
          <w:sz w:val="28"/>
          <w:szCs w:val="28"/>
        </w:rPr>
        <w:t>值</w:t>
      </w:r>
      <w:r w:rsidRPr="00703ED4">
        <w:rPr>
          <w:rFonts w:ascii="KaiTi" w:eastAsia="KaiTi" w:hAnsi="KaiTi"/>
          <w:sz w:val="28"/>
          <w:szCs w:val="28"/>
        </w:rPr>
        <w:t>作为最终全局缩放系数。</w:t>
      </w:r>
    </w:p>
    <w:p w14:paraId="2886D954" w14:textId="1CE754BE"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引入全局缩放系数</w:t>
      </w:r>
      <m:oMath>
        <m:r>
          <w:rPr>
            <w:rFonts w:ascii="Cambria Math" w:eastAsia="KaiTi" w:hAnsi="Cambria Math"/>
            <w:sz w:val="28"/>
            <w:szCs w:val="28"/>
          </w:rPr>
          <m:t>k</m:t>
        </m:r>
      </m:oMath>
      <w:r w:rsidRPr="00703ED4">
        <w:rPr>
          <w:rFonts w:ascii="KaiTi" w:eastAsia="KaiTi" w:hAnsi="KaiTi" w:hint="eastAsia"/>
          <w:sz w:val="28"/>
          <w:szCs w:val="28"/>
        </w:rPr>
        <w:t>的</w:t>
      </w:r>
      <w:r w:rsidRPr="00703ED4">
        <w:rPr>
          <w:rFonts w:ascii="KaiTi" w:eastAsia="KaiTi" w:hAnsi="KaiTi"/>
          <w:sz w:val="28"/>
          <w:szCs w:val="28"/>
        </w:rPr>
        <w:t>设计意义在于：不同状态的历史出现频率不同，其对应的</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e>
        </m:d>
      </m:oMath>
      <w:r w:rsidRPr="00703ED4">
        <w:rPr>
          <w:rFonts w:ascii="KaiTi" w:eastAsia="KaiTi" w:hAnsi="KaiTi" w:hint="eastAsia"/>
          <w:sz w:val="28"/>
          <w:szCs w:val="28"/>
        </w:rPr>
        <w:t>天然</w:t>
      </w:r>
      <w:r w:rsidRPr="00703ED4">
        <w:rPr>
          <w:rFonts w:ascii="KaiTi" w:eastAsia="KaiTi" w:hAnsi="KaiTi"/>
          <w:sz w:val="28"/>
          <w:szCs w:val="28"/>
        </w:rPr>
        <w:t>存在差异，经过同一个</w:t>
      </w:r>
      <m:oMath>
        <m:r>
          <w:rPr>
            <w:rFonts w:ascii="Cambria Math" w:eastAsia="KaiTi" w:hAnsi="Cambria Math"/>
            <w:sz w:val="28"/>
            <w:szCs w:val="28"/>
          </w:rPr>
          <m:t>k</m:t>
        </m:r>
      </m:oMath>
      <w:r w:rsidRPr="00703ED4">
        <w:rPr>
          <w:rFonts w:ascii="KaiTi" w:eastAsia="KaiTi" w:hAnsi="KaiTi" w:hint="eastAsia"/>
          <w:sz w:val="28"/>
          <w:szCs w:val="28"/>
        </w:rPr>
        <w:t>缩放</w:t>
      </w:r>
      <w:r w:rsidRPr="00703ED4">
        <w:rPr>
          <w:rFonts w:ascii="KaiTi" w:eastAsia="KaiTi" w:hAnsi="KaiTi"/>
          <w:sz w:val="28"/>
          <w:szCs w:val="28"/>
        </w:rPr>
        <w:t>后，各状态的阈值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oMath>
      <w:r w:rsidRPr="00703ED4">
        <w:rPr>
          <w:rFonts w:ascii="KaiTi" w:eastAsia="KaiTi" w:hAnsi="KaiTi" w:hint="eastAsia"/>
          <w:sz w:val="28"/>
          <w:szCs w:val="28"/>
        </w:rPr>
        <w:t>也</w:t>
      </w:r>
      <w:r w:rsidRPr="00703ED4">
        <w:rPr>
          <w:rFonts w:ascii="KaiTi" w:eastAsia="KaiTi" w:hAnsi="KaiTi"/>
          <w:sz w:val="28"/>
          <w:szCs w:val="28"/>
        </w:rPr>
        <w:t>随之呈现差异化——高频状态（</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e>
        </m:d>
      </m:oMath>
      <w:r w:rsidRPr="00703ED4">
        <w:rPr>
          <w:rFonts w:ascii="KaiTi" w:eastAsia="KaiTi" w:hAnsi="KaiTi" w:hint="eastAsia"/>
          <w:sz w:val="28"/>
          <w:szCs w:val="28"/>
        </w:rPr>
        <w:t>较大）</w:t>
      </w:r>
      <w:r w:rsidRPr="00703ED4">
        <w:rPr>
          <w:rFonts w:ascii="KaiTi" w:eastAsia="KaiTi" w:hAnsi="KaiTi"/>
          <w:sz w:val="28"/>
          <w:szCs w:val="28"/>
        </w:rPr>
        <w:t>对应较宽松的阈值，允许更大的偏差；低频状态（</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e>
        </m:d>
      </m:oMath>
      <w:r w:rsidRPr="00703ED4">
        <w:rPr>
          <w:rFonts w:ascii="KaiTi" w:eastAsia="KaiTi" w:hAnsi="KaiTi" w:hint="eastAsia"/>
          <w:sz w:val="28"/>
          <w:szCs w:val="28"/>
        </w:rPr>
        <w:t>较小）</w:t>
      </w:r>
      <w:r w:rsidRPr="00703ED4">
        <w:rPr>
          <w:rFonts w:ascii="KaiTi" w:eastAsia="KaiTi" w:hAnsi="KaiTi"/>
          <w:sz w:val="28"/>
          <w:szCs w:val="28"/>
        </w:rPr>
        <w:t>对应较严格的阈值，对偏差更为敏感。这种"因状态而异"的</w:t>
      </w:r>
      <w:del w:id="258" w:author="YU, QI (SI EP CEA R&amp;D DD)" w:date="2026-07-14T17:13:00Z">
        <w:r w:rsidRPr="00703ED4" w:rsidDel="007A1C05">
          <w:rPr>
            <w:rFonts w:ascii="KaiTi" w:eastAsia="KaiTi" w:hAnsi="KaiTi"/>
            <w:sz w:val="28"/>
            <w:szCs w:val="28"/>
          </w:rPr>
          <w:delText>个性化阈值</w:delText>
        </w:r>
      </w:del>
      <w:ins w:id="259" w:author="YU, QI (SI EP CEA R&amp;D DD)" w:date="2026-07-14T17:13:00Z">
        <w:r w:rsidR="007A1C05">
          <w:rPr>
            <w:rFonts w:ascii="KaiTi" w:eastAsia="KaiTi" w:hAnsi="KaiTi"/>
            <w:sz w:val="28"/>
            <w:szCs w:val="28"/>
          </w:rPr>
          <w:t>自适应阈值</w:t>
        </w:r>
      </w:ins>
      <w:r w:rsidRPr="00703ED4">
        <w:rPr>
          <w:rFonts w:ascii="KaiTi" w:eastAsia="KaiTi" w:hAnsi="KaiTi"/>
          <w:sz w:val="28"/>
          <w:szCs w:val="28"/>
        </w:rPr>
        <w:t>设计，相比全局统一阈值能够显著降低误报率与漏报率，是本发明方法自适应性的核心体现。</w:t>
      </w:r>
    </w:p>
    <w:p w14:paraId="7F0AFCE0" w14:textId="71AAC746"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确定最终全局缩放系数</w:t>
      </w:r>
      <m:oMath>
        <m:r>
          <w:rPr>
            <w:rFonts w:ascii="Cambria Math" w:eastAsia="KaiTi" w:hAnsi="Cambria Math"/>
            <w:sz w:val="28"/>
            <w:szCs w:val="28"/>
          </w:rPr>
          <m:t>k</m:t>
        </m:r>
      </m:oMath>
      <w:r w:rsidRPr="00703ED4">
        <w:rPr>
          <w:rFonts w:ascii="KaiTi" w:eastAsia="KaiTi" w:hAnsi="KaiTi" w:hint="eastAsia"/>
          <w:sz w:val="28"/>
          <w:szCs w:val="28"/>
        </w:rPr>
        <w:t>后，</w:t>
      </w:r>
      <w:r w:rsidRPr="00703ED4">
        <w:rPr>
          <w:rFonts w:ascii="KaiTi" w:eastAsia="KaiTi" w:hAnsi="KaiTi"/>
          <w:sz w:val="28"/>
          <w:szCs w:val="28"/>
        </w:rPr>
        <w:t>对每个状态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Pr="00703ED4">
        <w:rPr>
          <w:rFonts w:ascii="KaiTi" w:eastAsia="KaiTi" w:hAnsi="KaiTi" w:hint="eastAsia"/>
          <w:sz w:val="28"/>
          <w:szCs w:val="28"/>
        </w:rPr>
        <w:t>计算</w:t>
      </w:r>
      <w:r w:rsidRPr="00703ED4">
        <w:rPr>
          <w:rFonts w:ascii="KaiTi" w:eastAsia="KaiTi" w:hAnsi="KaiTi"/>
          <w:sz w:val="28"/>
          <w:szCs w:val="28"/>
        </w:rPr>
        <w:t>其最终</w:t>
      </w:r>
      <w:del w:id="260" w:author="YU, QI (SI EP CEA R&amp;D DD)" w:date="2026-07-14T17:13:00Z">
        <w:r w:rsidRPr="00703ED4" w:rsidDel="007A1C05">
          <w:rPr>
            <w:rFonts w:ascii="KaiTi" w:eastAsia="KaiTi" w:hAnsi="KaiTi"/>
            <w:sz w:val="28"/>
            <w:szCs w:val="28"/>
          </w:rPr>
          <w:delText>个性化阈值</w:delText>
        </w:r>
      </w:del>
      <w:ins w:id="261" w:author="YU, QI (SI EP CEA R&amp;D DD)" w:date="2026-07-14T17:13:00Z">
        <w:r w:rsidR="007A1C05">
          <w:rPr>
            <w:rFonts w:ascii="KaiTi" w:eastAsia="KaiTi" w:hAnsi="KaiTi"/>
            <w:sz w:val="28"/>
            <w:szCs w:val="28"/>
          </w:rPr>
          <w:t>自适应阈值</w:t>
        </w:r>
      </w:ins>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e>
        </m:d>
        <m:r>
          <w:rPr>
            <w:rFonts w:ascii="Cambria Math" w:eastAsia="KaiTi" w:hAnsi="Cambria Math"/>
            <w:sz w:val="28"/>
            <w:szCs w:val="28"/>
          </w:rPr>
          <m:t>×k</m:t>
        </m:r>
      </m:oMath>
      <w:r w:rsidRPr="00703ED4">
        <w:rPr>
          <w:rFonts w:ascii="KaiTi" w:eastAsia="KaiTi" w:hAnsi="KaiTi" w:hint="eastAsia"/>
          <w:sz w:val="28"/>
          <w:szCs w:val="28"/>
        </w:rPr>
        <w:t>，</w:t>
      </w:r>
      <w:r w:rsidRPr="00703ED4">
        <w:rPr>
          <w:rFonts w:ascii="KaiTi" w:eastAsia="KaiTi" w:hAnsi="KaiTi"/>
          <w:sz w:val="28"/>
          <w:szCs w:val="28"/>
        </w:rPr>
        <w:t>以状态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oMath>
      <w:r w:rsidRPr="00703ED4">
        <w:rPr>
          <w:rFonts w:ascii="KaiTi" w:eastAsia="KaiTi" w:hAnsi="KaiTi" w:hint="eastAsia"/>
          <w:sz w:val="28"/>
          <w:szCs w:val="28"/>
        </w:rPr>
        <w:t>为</w:t>
      </w:r>
      <w:r w:rsidRPr="00703ED4">
        <w:rPr>
          <w:rFonts w:ascii="KaiTi" w:eastAsia="KaiTi" w:hAnsi="KaiTi"/>
          <w:sz w:val="28"/>
          <w:szCs w:val="28"/>
        </w:rPr>
        <w:t>键、以对应阈值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oMath>
      <w:r w:rsidRPr="00703ED4">
        <w:rPr>
          <w:rFonts w:ascii="KaiTi" w:eastAsia="KaiTi" w:hAnsi="KaiTi" w:hint="eastAsia"/>
          <w:sz w:val="28"/>
          <w:szCs w:val="28"/>
        </w:rPr>
        <w:t>为</w:t>
      </w:r>
      <w:r w:rsidRPr="00703ED4">
        <w:rPr>
          <w:rFonts w:ascii="KaiTi" w:eastAsia="KaiTi" w:hAnsi="KaiTi"/>
          <w:sz w:val="28"/>
          <w:szCs w:val="28"/>
        </w:rPr>
        <w:t>值，构建阈值映射表ThresholdMap：</w:t>
      </w:r>
    </w:p>
    <w:p w14:paraId="639425E4" w14:textId="175285FF"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ThresholdMap</w:t>
      </w:r>
      <w:r w:rsidRPr="00703ED4">
        <w:rPr>
          <w:rFonts w:ascii="KaiTi" w:eastAsia="KaiTi" w:hAnsi="KaiTi" w:hint="eastAsia"/>
          <w:sz w:val="28"/>
          <w:szCs w:val="28"/>
        </w:rPr>
        <w:t>=</w:t>
      </w:r>
      <m:oMath>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1</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1</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2</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2</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ins w:id="262" w:author="YU, QI (SI EP CEA R&amp;D DD)" w:date="2026-07-15T11:24:00Z">
                <w:rPr>
                  <w:rFonts w:ascii="Cambria Math" w:eastAsia="KaiTi" w:hAnsi="Cambria Math"/>
                  <w:sz w:val="28"/>
                  <w:szCs w:val="28"/>
                </w:rPr>
                <m:t>N</m:t>
              </w:ins>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ε</m:t>
            </m:r>
          </m:e>
          <m:sub>
            <m:r>
              <w:ins w:id="263" w:author="YU, QI (SI EP CEA R&amp;D DD)" w:date="2026-07-15T11:24:00Z">
                <w:rPr>
                  <w:rFonts w:ascii="Cambria Math" w:eastAsia="KaiTi" w:hAnsi="Cambria Math"/>
                  <w:sz w:val="28"/>
                  <w:szCs w:val="28"/>
                </w:rPr>
                <m:t>N</m:t>
              </w:ins>
            </m:r>
          </m:sub>
        </m:sSub>
        <m:r>
          <w:rPr>
            <w:rFonts w:ascii="Cambria Math" w:eastAsia="KaiTi" w:hAnsi="Cambria Math"/>
            <w:sz w:val="28"/>
            <w:szCs w:val="28"/>
          </w:rPr>
          <m:t>}</m:t>
        </m:r>
      </m:oMath>
    </w:p>
    <w:p w14:paraId="457E9A3B" w14:textId="2AD81C8E"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ThresholdMap采用哈希表结构实现，支持以当前实际状态</w:t>
      </w:r>
      <m:oMath>
        <m:sSub>
          <m:sSubPr>
            <m:ctrlPr>
              <w:rPr>
                <w:rFonts w:ascii="Cambria Math" w:eastAsia="KaiTi" w:hAnsi="Cambria Math"/>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为</w:t>
      </w:r>
      <w:r w:rsidRPr="00703ED4">
        <w:rPr>
          <w:rFonts w:ascii="KaiTi" w:eastAsia="KaiTi" w:hAnsi="KaiTi"/>
          <w:sz w:val="28"/>
          <w:szCs w:val="28"/>
        </w:rPr>
        <w:t>键在</w:t>
      </w:r>
      <m:oMath>
        <m:r>
          <w:rPr>
            <w:rFonts w:ascii="Cambria Math" w:eastAsia="KaiTi" w:hAnsi="Cambria Math"/>
            <w:sz w:val="28"/>
            <w:szCs w:val="28"/>
          </w:rPr>
          <m:t>O(1)</m:t>
        </m:r>
      </m:oMath>
      <w:r w:rsidRPr="00703ED4">
        <w:rPr>
          <w:rFonts w:ascii="KaiTi" w:eastAsia="KaiTi" w:hAnsi="KaiTi" w:hint="eastAsia"/>
          <w:sz w:val="28"/>
          <w:szCs w:val="28"/>
        </w:rPr>
        <w:t>时间</w:t>
      </w:r>
      <w:r w:rsidRPr="00703ED4">
        <w:rPr>
          <w:rFonts w:ascii="KaiTi" w:eastAsia="KaiTi" w:hAnsi="KaiTi"/>
          <w:sz w:val="28"/>
          <w:szCs w:val="28"/>
        </w:rPr>
        <w:t>内直接查询对应阈值，满足在线检测对实时性的严格要求。ThresholdMap在离线训练阶段一次性构建完成后，即可在步骤S3的在线检测循环中被反复查表调用。</w:t>
      </w:r>
    </w:p>
    <w:p w14:paraId="24EFB3AF" w14:textId="77777777"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步骤S3、实时异常检测</w:t>
      </w:r>
    </w:p>
    <w:p w14:paraId="1ACD09C8" w14:textId="3726201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lastRenderedPageBreak/>
        <w:t>完成离线训练阶段后，系统进入在线检测阶段。在工业</w:t>
      </w:r>
      <w:del w:id="264" w:author="YU, QI (SI EP CEA R&amp;D DD)" w:date="2026-07-15T10:59:00Z">
        <w:r w:rsidRPr="00703ED4" w:rsidDel="00937701">
          <w:rPr>
            <w:rFonts w:ascii="KaiTi" w:eastAsia="KaiTi" w:hAnsi="KaiTi"/>
            <w:sz w:val="28"/>
            <w:szCs w:val="28"/>
          </w:rPr>
          <w:delText>多智能体</w:delText>
        </w:r>
      </w:del>
      <w:ins w:id="265"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的实际运行中，数据注入攻击往往表现为：攻击者向系统注入伪造的状态数据，使系统接收到的"当前状态"与根据历史状态转移规律所预测的"应有状态"之间产生显著偏差。本步骤正是利用这一特征，以马尔可夫状态预测为基础，以自适应阈值为判别标准，对每个采样时刻的实时状态数据进行异常检测。</w:t>
      </w:r>
    </w:p>
    <w:p w14:paraId="46FD02E4"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如图4所示，本步骤以系统采样频率为周期，持续循环执行以下子步骤：</w:t>
      </w:r>
    </w:p>
    <w:p w14:paraId="7364B85F"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bCs/>
          <w:sz w:val="28"/>
          <w:szCs w:val="28"/>
        </w:rPr>
        <w:t>S31</w:t>
      </w:r>
      <w:r w:rsidRPr="00703ED4">
        <w:rPr>
          <w:rFonts w:ascii="KaiTi" w:eastAsia="KaiTi" w:hAnsi="KaiTi"/>
          <w:sz w:val="28"/>
          <w:szCs w:val="28"/>
        </w:rPr>
        <w:t>：</w:t>
      </w:r>
      <w:r w:rsidRPr="00703ED4">
        <w:rPr>
          <w:rFonts w:ascii="KaiTi" w:eastAsia="KaiTi" w:hAnsi="KaiTi"/>
          <w:bCs/>
          <w:sz w:val="28"/>
          <w:szCs w:val="28"/>
        </w:rPr>
        <w:t>One-Hot编码</w:t>
      </w:r>
    </w:p>
    <w:p w14:paraId="7A0202A7" w14:textId="1F1D67D2"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在每个采样时刻，读取</w:t>
      </w:r>
      <w:del w:id="266" w:author="YU, QI (SI EP CEA R&amp;D DD)" w:date="2026-07-15T10:59:00Z">
        <w:r w:rsidRPr="00703ED4" w:rsidDel="00937701">
          <w:rPr>
            <w:rFonts w:ascii="KaiTi" w:eastAsia="KaiTi" w:hAnsi="KaiTi"/>
            <w:sz w:val="28"/>
            <w:szCs w:val="28"/>
          </w:rPr>
          <w:delText>多智能体</w:delText>
        </w:r>
      </w:del>
      <w:ins w:id="267"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当前上报的实际状态</w:t>
      </w:r>
      <m:oMath>
        <m:sSub>
          <m:sSubPr>
            <m:ctrlPr>
              <w:rPr>
                <w:rFonts w:ascii="Cambria Math" w:eastAsia="KaiTi" w:hAnsi="Cambria Math"/>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w:t>
      </w:r>
      <w:r w:rsidRPr="00703ED4">
        <w:rPr>
          <w:rFonts w:ascii="KaiTi" w:eastAsia="KaiTi" w:hAnsi="KaiTi"/>
          <w:sz w:val="28"/>
          <w:szCs w:val="28"/>
        </w:rPr>
        <w:t>将其转换为</w:t>
      </w:r>
      <w:r w:rsidRPr="00703ED4">
        <w:rPr>
          <w:rFonts w:ascii="KaiTi" w:eastAsia="KaiTi" w:hAnsi="KaiTi" w:hint="eastAsia"/>
          <w:sz w:val="28"/>
          <w:szCs w:val="28"/>
        </w:rPr>
        <w:t>用</w:t>
      </w:r>
      <w:r w:rsidRPr="00703ED4">
        <w:rPr>
          <w:rFonts w:ascii="KaiTi" w:eastAsia="KaiTi" w:hAnsi="KaiTi"/>
          <w:sz w:val="28"/>
          <w:szCs w:val="28"/>
        </w:rPr>
        <w:t>One-Hot</w:t>
      </w:r>
      <w:r w:rsidRPr="00703ED4">
        <w:rPr>
          <w:rFonts w:ascii="KaiTi" w:eastAsia="KaiTi" w:hAnsi="KaiTi" w:hint="eastAsia"/>
          <w:sz w:val="28"/>
          <w:szCs w:val="28"/>
        </w:rPr>
        <w:t>编码的</w:t>
      </w:r>
      <w:r w:rsidRPr="00703ED4">
        <w:rPr>
          <w:rFonts w:ascii="KaiTi" w:eastAsia="KaiTi" w:hAnsi="KaiTi"/>
          <w:sz w:val="28"/>
          <w:szCs w:val="28"/>
        </w:rPr>
        <w:t>实际观测向量</w:t>
      </w:r>
      <m:oMath>
        <m:sSub>
          <m:sSubPr>
            <m:ctrlPr>
              <w:rPr>
                <w:rFonts w:ascii="Cambria Math" w:eastAsia="KaiTi" w:hAnsi="Cambria Math"/>
                <w:sz w:val="28"/>
                <w:szCs w:val="28"/>
              </w:rPr>
            </m:ctrlPr>
          </m:sSubPr>
          <m:e>
            <m:r>
              <w:rPr>
                <w:rFonts w:ascii="Cambria Math" w:eastAsia="KaiTi" w:hAnsi="Cambria Math" w:hint="eastAsia"/>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w:t>
      </w:r>
      <w:r w:rsidRPr="00703ED4">
        <w:rPr>
          <w:rFonts w:ascii="KaiTi" w:eastAsia="KaiTi" w:hAnsi="KaiTi"/>
          <w:sz w:val="28"/>
          <w:szCs w:val="28"/>
        </w:rPr>
        <w:t>One-Hot编码的规则为：在长度为</w:t>
      </w:r>
      <m:oMath>
        <m:r>
          <w:ins w:id="268" w:author="YU, QI (SI EP CEA R&amp;D DD)" w:date="2026-07-15T11:24:00Z">
            <w:rPr>
              <w:rFonts w:ascii="Cambria Math" w:eastAsia="KaiTi" w:hAnsi="Cambria Math"/>
              <w:sz w:val="28"/>
              <w:szCs w:val="28"/>
            </w:rPr>
            <m:t>N</m:t>
          </w:ins>
        </m:r>
      </m:oMath>
      <w:r w:rsidRPr="00703ED4">
        <w:rPr>
          <w:rFonts w:ascii="KaiTi" w:eastAsia="KaiTi" w:hAnsi="KaiTi" w:hint="eastAsia"/>
          <w:sz w:val="28"/>
          <w:szCs w:val="28"/>
        </w:rPr>
        <w:t>的</w:t>
      </w:r>
      <w:r w:rsidRPr="00703ED4">
        <w:rPr>
          <w:rFonts w:ascii="KaiTi" w:eastAsia="KaiTi" w:hAnsi="KaiTi"/>
          <w:sz w:val="28"/>
          <w:szCs w:val="28"/>
        </w:rPr>
        <w:t>向量中，</w:t>
      </w:r>
      <m:oMath>
        <m:sSub>
          <m:sSubPr>
            <m:ctrlPr>
              <w:rPr>
                <w:rFonts w:ascii="Cambria Math" w:eastAsia="KaiTi" w:hAnsi="Cambria Math"/>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对应</w:t>
      </w:r>
      <w:r w:rsidRPr="00703ED4">
        <w:rPr>
          <w:rFonts w:ascii="KaiTi" w:eastAsia="KaiTi" w:hAnsi="KaiTi"/>
          <w:sz w:val="28"/>
          <w:szCs w:val="28"/>
        </w:rPr>
        <w:t>的状态位置为1，其余所有位置为0。</w:t>
      </w:r>
    </w:p>
    <w:p w14:paraId="3A2CC178"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One-Hot编码将离散的状态标签转化为可参与数值运算的向量形式，是后续马尔可夫预测运算与偏差值计算的前提。其物理含义是：当前时刻系统以概率1处于状态</w:t>
      </w:r>
      <m:oMath>
        <m:sSub>
          <m:sSubPr>
            <m:ctrlPr>
              <w:rPr>
                <w:rFonts w:ascii="Cambria Math" w:eastAsia="KaiTi" w:hAnsi="Cambria Math"/>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w:t>
      </w:r>
      <w:r w:rsidRPr="00703ED4">
        <w:rPr>
          <w:rFonts w:ascii="KaiTi" w:eastAsia="KaiTi" w:hAnsi="KaiTi"/>
          <w:sz w:val="28"/>
          <w:szCs w:val="28"/>
        </w:rPr>
        <w:t>以概率0处于其他所有状态，即对当前状态的"确定性观测"。</w:t>
      </w:r>
    </w:p>
    <w:p w14:paraId="6206FBB9" w14:textId="77777777"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S32</w:t>
      </w:r>
      <w:r w:rsidRPr="00703ED4">
        <w:rPr>
          <w:rFonts w:ascii="KaiTi" w:eastAsia="KaiTi" w:hAnsi="KaiTi" w:hint="eastAsia"/>
          <w:bCs/>
          <w:sz w:val="28"/>
          <w:szCs w:val="28"/>
        </w:rPr>
        <w:t>：</w:t>
      </w:r>
      <w:r w:rsidRPr="00703ED4">
        <w:rPr>
          <w:rFonts w:ascii="KaiTi" w:eastAsia="KaiTi" w:hAnsi="KaiTi"/>
          <w:bCs/>
          <w:sz w:val="28"/>
          <w:szCs w:val="28"/>
        </w:rPr>
        <w:t>马尔可夫预测</w:t>
      </w:r>
    </w:p>
    <w:p w14:paraId="40F3CDF6"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结合上一时刻的状态概率分布向量</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m:t>
            </m:r>
          </m:sub>
        </m:sSub>
      </m:oMath>
      <w:r w:rsidRPr="00703ED4">
        <w:rPr>
          <w:rFonts w:ascii="KaiTi" w:eastAsia="KaiTi" w:hAnsi="KaiTi" w:hint="eastAsia"/>
          <w:sz w:val="28"/>
          <w:szCs w:val="28"/>
        </w:rPr>
        <w:t>与</w:t>
      </w:r>
      <w:r w:rsidRPr="00703ED4">
        <w:rPr>
          <w:rFonts w:ascii="KaiTi" w:eastAsia="KaiTi" w:hAnsi="KaiTi"/>
          <w:sz w:val="28"/>
          <w:szCs w:val="28"/>
        </w:rPr>
        <w:t>步骤S1离线构建的状态转移概率矩阵</w:t>
      </w:r>
      <m:oMath>
        <m:r>
          <w:rPr>
            <w:rFonts w:ascii="Cambria Math" w:eastAsia="KaiTi" w:hAnsi="Cambria Math"/>
            <w:sz w:val="28"/>
            <w:szCs w:val="28"/>
          </w:rPr>
          <m:t>P</m:t>
        </m:r>
      </m:oMath>
      <w:r w:rsidRPr="00703ED4">
        <w:rPr>
          <w:rFonts w:ascii="KaiTi" w:eastAsia="KaiTi" w:hAnsi="KaiTi" w:hint="eastAsia"/>
          <w:sz w:val="28"/>
          <w:szCs w:val="28"/>
        </w:rPr>
        <w:t>，</w:t>
      </w:r>
      <w:r w:rsidRPr="00703ED4">
        <w:rPr>
          <w:rFonts w:ascii="KaiTi" w:eastAsia="KaiTi" w:hAnsi="KaiTi"/>
          <w:sz w:val="28"/>
          <w:szCs w:val="28"/>
        </w:rPr>
        <w:t>计算当前时刻的预测状态概率向量：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m:t>
            </m:r>
          </m:sub>
        </m:sSub>
        <m:r>
          <w:rPr>
            <w:rFonts w:ascii="Cambria Math" w:eastAsia="KaiTi" w:hAnsi="Cambria Math"/>
            <w:sz w:val="28"/>
            <w:szCs w:val="28"/>
          </w:rPr>
          <m:t>⋅P</m:t>
        </m:r>
      </m:oMath>
    </w:p>
    <w:p w14:paraId="64312377" w14:textId="77777777" w:rsidR="00A81960" w:rsidRPr="00703ED4" w:rsidRDefault="00F42F09" w:rsidP="00A81960">
      <w:pPr>
        <w:spacing w:line="360" w:lineRule="auto"/>
        <w:ind w:firstLineChars="200" w:firstLine="560"/>
        <w:rPr>
          <w:rFonts w:ascii="KaiTi" w:eastAsia="KaiTi" w:hAnsi="KaiTi"/>
          <w:sz w:val="28"/>
          <w:szCs w:val="28"/>
        </w:rPr>
      </w:pP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oMath>
      <w:r w:rsidR="00A81960" w:rsidRPr="00703ED4">
        <w:rPr>
          <w:rFonts w:ascii="KaiTi" w:eastAsia="KaiTi" w:hAnsi="KaiTi" w:hint="eastAsia"/>
          <w:sz w:val="28"/>
          <w:szCs w:val="28"/>
        </w:rPr>
        <w:t>的</w:t>
      </w:r>
      <w:r w:rsidR="00A81960" w:rsidRPr="00703ED4">
        <w:rPr>
          <w:rFonts w:ascii="KaiTi" w:eastAsia="KaiTi" w:hAnsi="KaiTi"/>
          <w:sz w:val="28"/>
          <w:szCs w:val="28"/>
        </w:rPr>
        <w:t>物理含义是：在已知上一时刻状态分布</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m:t>
            </m:r>
          </m:sub>
        </m:sSub>
      </m:oMath>
      <w:r w:rsidR="00A81960" w:rsidRPr="00703ED4">
        <w:rPr>
          <w:rFonts w:ascii="KaiTi" w:eastAsia="KaiTi" w:hAnsi="KaiTi" w:hint="eastAsia"/>
          <w:sz w:val="28"/>
          <w:szCs w:val="28"/>
        </w:rPr>
        <w:t>的</w:t>
      </w:r>
      <w:r w:rsidR="00A81960" w:rsidRPr="00703ED4">
        <w:rPr>
          <w:rFonts w:ascii="KaiTi" w:eastAsia="KaiTi" w:hAnsi="KaiTi"/>
          <w:sz w:val="28"/>
          <w:szCs w:val="28"/>
        </w:rPr>
        <w:t>条件下，根据历史转移规律推断当前时刻各状态出现的概率分布。若系统运行正常，则实际观测到的状态</w:t>
      </w:r>
      <m:oMath>
        <m:sSub>
          <m:sSubPr>
            <m:ctrlPr>
              <w:rPr>
                <w:rFonts w:ascii="Cambria Math" w:eastAsia="KaiTi" w:hAnsi="Cambria Math"/>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00A81960" w:rsidRPr="00703ED4">
        <w:rPr>
          <w:rFonts w:ascii="KaiTi" w:eastAsia="KaiTi" w:hAnsi="KaiTi" w:hint="eastAsia"/>
          <w:sz w:val="28"/>
          <w:szCs w:val="28"/>
        </w:rPr>
        <w:t>应当与</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oMath>
      <w:r w:rsidR="00A81960" w:rsidRPr="00703ED4">
        <w:rPr>
          <w:rFonts w:ascii="KaiTi" w:eastAsia="KaiTi" w:hAnsi="KaiTi" w:hint="eastAsia"/>
          <w:sz w:val="28"/>
          <w:szCs w:val="28"/>
        </w:rPr>
        <w:t>中</w:t>
      </w:r>
      <w:r w:rsidR="00A81960" w:rsidRPr="00703ED4">
        <w:rPr>
          <w:rFonts w:ascii="KaiTi" w:eastAsia="KaiTi" w:hAnsi="KaiTi"/>
          <w:sz w:val="28"/>
          <w:szCs w:val="28"/>
        </w:rPr>
        <w:t>概率高的状态吻合，两者之间的偏差应处于较小范围之内；若系统遭受数据注入攻击，则注入的伪造状态将与预测分布产生显著偏离</w:t>
      </w:r>
      <w:r w:rsidR="00A81960" w:rsidRPr="00703ED4">
        <w:rPr>
          <w:rFonts w:ascii="KaiTi" w:eastAsia="KaiTi" w:hAnsi="KaiTi" w:hint="eastAsia"/>
          <w:sz w:val="28"/>
          <w:szCs w:val="28"/>
        </w:rPr>
        <w:t>。</w:t>
      </w:r>
    </w:p>
    <w:p w14:paraId="4C2A88E9"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bCs/>
          <w:sz w:val="28"/>
          <w:szCs w:val="28"/>
        </w:rPr>
        <w:t>S33</w:t>
      </w:r>
      <w:r w:rsidRPr="00703ED4">
        <w:rPr>
          <w:rFonts w:ascii="KaiTi" w:eastAsia="KaiTi" w:hAnsi="KaiTi" w:hint="eastAsia"/>
          <w:bCs/>
          <w:sz w:val="28"/>
          <w:szCs w:val="28"/>
        </w:rPr>
        <w:t>：</w:t>
      </w:r>
      <w:r w:rsidRPr="00703ED4">
        <w:rPr>
          <w:rFonts w:ascii="KaiTi" w:eastAsia="KaiTi" w:hAnsi="KaiTi"/>
          <w:bCs/>
          <w:sz w:val="28"/>
          <w:szCs w:val="28"/>
        </w:rPr>
        <w:t>偏差值计算</w:t>
      </w:r>
    </w:p>
    <w:p w14:paraId="16D33614" w14:textId="7F10EDCA"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计算实际观测向量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与</w:t>
      </w:r>
      <w:r w:rsidRPr="00703ED4">
        <w:rPr>
          <w:rFonts w:ascii="KaiTi" w:eastAsia="KaiTi" w:hAnsi="KaiTi"/>
          <w:sz w:val="28"/>
          <w:szCs w:val="28"/>
        </w:rPr>
        <w:t>预测概率向量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oMath>
      <w:r w:rsidRPr="00703ED4">
        <w:rPr>
          <w:rFonts w:ascii="KaiTi" w:eastAsia="KaiTi" w:hAnsi="KaiTi" w:hint="eastAsia"/>
          <w:sz w:val="28"/>
          <w:szCs w:val="28"/>
        </w:rPr>
        <w:t>之间</w:t>
      </w:r>
      <w:r w:rsidRPr="00703ED4">
        <w:rPr>
          <w:rFonts w:ascii="KaiTi" w:eastAsia="KaiTi" w:hAnsi="KaiTi"/>
          <w:sz w:val="28"/>
          <w:szCs w:val="28"/>
        </w:rPr>
        <w:t>的欧氏距离，作为本时刻的状态偏差值</w:t>
      </w:r>
      <m:oMath>
        <m:r>
          <w:rPr>
            <w:rFonts w:ascii="Cambria Math" w:eastAsia="KaiTi" w:hAnsi="Cambria Math"/>
            <w:sz w:val="28"/>
            <w:szCs w:val="28"/>
          </w:rPr>
          <m:t>d</m:t>
        </m:r>
      </m:oMath>
      <w:r w:rsidRPr="00703ED4">
        <w:rPr>
          <w:rFonts w:ascii="KaiTi" w:eastAsia="KaiTi" w:hAnsi="KaiTi" w:hint="eastAsia"/>
          <w:sz w:val="28"/>
          <w:szCs w:val="28"/>
        </w:rPr>
        <w:t>：</w:t>
      </w:r>
      <m:oMath>
        <m:sSub>
          <m:sSubPr>
            <m:ctrlPr>
              <w:rPr>
                <w:rFonts w:ascii="Cambria Math" w:eastAsia="KaiTi" w:hAnsi="Cambria Math"/>
                <w:i/>
                <w:sz w:val="28"/>
                <w:szCs w:val="28"/>
              </w:rPr>
            </m:ctrlPr>
          </m:sSubPr>
          <m:e>
            <m:r>
              <w:rPr>
                <w:rFonts w:ascii="Cambria Math" w:eastAsia="KaiTi" w:hAnsi="Cambria Math"/>
                <w:sz w:val="28"/>
                <w:szCs w:val="28"/>
              </w:rPr>
              <m:t>d=|</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-S</m:t>
            </m:r>
          </m:e>
          <m:sub>
            <m:r>
              <w:rPr>
                <w:rFonts w:ascii="Cambria Math" w:eastAsia="KaiTi" w:hAnsi="Cambria Math"/>
                <w:sz w:val="28"/>
                <w:szCs w:val="28"/>
              </w:rPr>
              <m:t>pred</m:t>
            </m:r>
          </m:sub>
        </m:sSub>
        <m:r>
          <w:rPr>
            <w:rFonts w:ascii="Cambria Math" w:eastAsia="KaiTi" w:hAnsi="Cambria Math"/>
            <w:sz w:val="28"/>
            <w:szCs w:val="28"/>
          </w:rPr>
          <m:t>|=</m:t>
        </m:r>
        <m:rad>
          <m:radPr>
            <m:degHide m:val="1"/>
            <m:ctrlPr>
              <w:rPr>
                <w:rFonts w:ascii="Cambria Math" w:eastAsia="KaiTi" w:hAnsi="Cambria Math"/>
                <w:i/>
                <w:sz w:val="28"/>
                <w:szCs w:val="28"/>
              </w:rPr>
            </m:ctrlPr>
          </m:radPr>
          <m:deg/>
          <m:e>
            <m:nary>
              <m:naryPr>
                <m:chr m:val="∑"/>
                <m:limLoc m:val="undOvr"/>
                <m:ctrlPr>
                  <w:rPr>
                    <w:rFonts w:ascii="Cambria Math" w:eastAsia="KaiTi" w:hAnsi="Cambria Math"/>
                    <w:i/>
                    <w:sz w:val="28"/>
                    <w:szCs w:val="28"/>
                  </w:rPr>
                </m:ctrlPr>
              </m:naryPr>
              <m:sub>
                <m:r>
                  <w:rPr>
                    <w:rFonts w:ascii="Cambria Math" w:eastAsia="KaiTi" w:hAnsi="Cambria Math"/>
                    <w:sz w:val="28"/>
                    <w:szCs w:val="28"/>
                  </w:rPr>
                  <m:t>i=1</m:t>
                </m:r>
              </m:sub>
              <m:sup>
                <m:r>
                  <w:ins w:id="269" w:author="YU, QI (SI EP CEA R&amp;D DD)" w:date="2026-07-15T11:24:00Z">
                    <w:rPr>
                      <w:rFonts w:ascii="Cambria Math" w:eastAsia="KaiTi" w:hAnsi="Cambria Math"/>
                      <w:sz w:val="28"/>
                      <w:szCs w:val="28"/>
                    </w:rPr>
                    <m:t>N</m:t>
                  </w:ins>
                </m:r>
              </m:sup>
              <m:e>
                <m:sSup>
                  <m:sSupPr>
                    <m:ctrlPr>
                      <w:rPr>
                        <w:rFonts w:ascii="Cambria Math" w:eastAsia="KaiTi" w:hAnsi="Cambria Math"/>
                        <w:i/>
                        <w:sz w:val="28"/>
                        <w:szCs w:val="28"/>
                      </w:rPr>
                    </m:ctrlPr>
                  </m:sSupPr>
                  <m:e>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d>
                      <m:dPr>
                        <m:begChr m:val="["/>
                        <m:endChr m:val="]"/>
                        <m:ctrlPr>
                          <w:rPr>
                            <w:rFonts w:ascii="Cambria Math" w:eastAsia="KaiTi" w:hAnsi="Cambria Math"/>
                            <w:i/>
                            <w:sz w:val="28"/>
                            <w:szCs w:val="28"/>
                          </w:rPr>
                        </m:ctrlPr>
                      </m:dPr>
                      <m:e>
                        <m:r>
                          <w:rPr>
                            <w:rFonts w:ascii="Cambria Math" w:eastAsia="KaiTi" w:hAnsi="Cambria Math"/>
                            <w:sz w:val="28"/>
                            <w:szCs w:val="28"/>
                          </w:rPr>
                          <m:t>i</m:t>
                        </m:r>
                      </m:e>
                    </m:d>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r>
                      <w:rPr>
                        <w:rFonts w:ascii="Cambria Math" w:eastAsia="KaiTi" w:hAnsi="Cambria Math"/>
                        <w:sz w:val="28"/>
                        <w:szCs w:val="28"/>
                      </w:rPr>
                      <m:t>[i])</m:t>
                    </m:r>
                  </m:e>
                  <m:sup>
                    <m:r>
                      <w:rPr>
                        <w:rFonts w:ascii="Cambria Math" w:eastAsia="KaiTi" w:hAnsi="Cambria Math"/>
                        <w:sz w:val="28"/>
                        <w:szCs w:val="28"/>
                      </w:rPr>
                      <m:t>2</m:t>
                    </m:r>
                  </m:sup>
                </m:sSup>
              </m:e>
            </m:nary>
          </m:e>
        </m:rad>
      </m:oMath>
    </w:p>
    <w:p w14:paraId="3FCE522A"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偏差值</w:t>
      </w:r>
      <m:oMath>
        <m:r>
          <w:rPr>
            <w:rFonts w:ascii="Cambria Math" w:eastAsia="KaiTi" w:hAnsi="Cambria Math"/>
            <w:sz w:val="28"/>
            <w:szCs w:val="28"/>
          </w:rPr>
          <m:t>d</m:t>
        </m:r>
      </m:oMath>
      <w:r w:rsidRPr="00703ED4">
        <w:rPr>
          <w:rFonts w:ascii="KaiTi" w:eastAsia="KaiTi" w:hAnsi="KaiTi" w:hint="eastAsia"/>
          <w:sz w:val="28"/>
          <w:szCs w:val="28"/>
        </w:rPr>
        <w:t>是</w:t>
      </w:r>
      <w:r w:rsidRPr="00703ED4">
        <w:rPr>
          <w:rFonts w:ascii="KaiTi" w:eastAsia="KaiTi" w:hAnsi="KaiTi"/>
          <w:sz w:val="28"/>
          <w:szCs w:val="28"/>
        </w:rPr>
        <w:t>一个标量，综合量化了实际观测与马尔可夫预测之间的整体差异程度。</w:t>
      </w:r>
      <m:oMath>
        <m:r>
          <w:rPr>
            <w:rFonts w:ascii="Cambria Math" w:eastAsia="KaiTi" w:hAnsi="Cambria Math"/>
            <w:sz w:val="28"/>
            <w:szCs w:val="28"/>
          </w:rPr>
          <m:t>d</m:t>
        </m:r>
      </m:oMath>
      <w:r w:rsidRPr="00703ED4">
        <w:rPr>
          <w:rFonts w:ascii="KaiTi" w:eastAsia="KaiTi" w:hAnsi="KaiTi" w:hint="eastAsia"/>
          <w:sz w:val="28"/>
          <w:szCs w:val="28"/>
        </w:rPr>
        <w:t>越小，</w:t>
      </w:r>
      <w:r w:rsidRPr="00703ED4">
        <w:rPr>
          <w:rFonts w:ascii="KaiTi" w:eastAsia="KaiTi" w:hAnsi="KaiTi"/>
          <w:sz w:val="28"/>
          <w:szCs w:val="28"/>
        </w:rPr>
        <w:t>说明实际状态与预测分布越吻合，系统运行越符合历史规律；</w:t>
      </w:r>
      <m:oMath>
        <m:r>
          <w:rPr>
            <w:rFonts w:ascii="Cambria Math" w:eastAsia="KaiTi" w:hAnsi="Cambria Math"/>
            <w:sz w:val="28"/>
            <w:szCs w:val="28"/>
          </w:rPr>
          <m:t>d</m:t>
        </m:r>
      </m:oMath>
      <w:r w:rsidRPr="00703ED4">
        <w:rPr>
          <w:rFonts w:ascii="KaiTi" w:eastAsia="KaiTi" w:hAnsi="KaiTi" w:hint="eastAsia"/>
          <w:sz w:val="28"/>
          <w:szCs w:val="28"/>
        </w:rPr>
        <w:t>越大，</w:t>
      </w:r>
      <w:r w:rsidRPr="00703ED4">
        <w:rPr>
          <w:rFonts w:ascii="KaiTi" w:eastAsia="KaiTi" w:hAnsi="KaiTi"/>
          <w:sz w:val="28"/>
          <w:szCs w:val="28"/>
        </w:rPr>
        <w:t>说明实际状态与预测分布偏离越显著，越可能存在数据注入行为。</w:t>
      </w:r>
    </w:p>
    <w:p w14:paraId="6932F83C" w14:textId="3FABC8DB"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lastRenderedPageBreak/>
        <w:t>S34</w:t>
      </w:r>
      <w:r w:rsidRPr="00703ED4">
        <w:rPr>
          <w:rFonts w:ascii="KaiTi" w:eastAsia="KaiTi" w:hAnsi="KaiTi" w:hint="eastAsia"/>
          <w:bCs/>
          <w:sz w:val="28"/>
          <w:szCs w:val="28"/>
        </w:rPr>
        <w:t>：</w:t>
      </w:r>
      <w:del w:id="270" w:author="YU, QI (SI EP CEA R&amp;D DD)" w:date="2026-07-14T17:13:00Z">
        <w:r w:rsidRPr="00703ED4" w:rsidDel="007A1C05">
          <w:rPr>
            <w:rFonts w:ascii="KaiTi" w:eastAsia="KaiTi" w:hAnsi="KaiTi"/>
            <w:bCs/>
            <w:sz w:val="28"/>
            <w:szCs w:val="28"/>
          </w:rPr>
          <w:delText>个性化阈值</w:delText>
        </w:r>
      </w:del>
      <w:ins w:id="271" w:author="YU, QI (SI EP CEA R&amp;D DD)" w:date="2026-07-14T17:13:00Z">
        <w:r w:rsidR="007A1C05">
          <w:rPr>
            <w:rFonts w:ascii="KaiTi" w:eastAsia="KaiTi" w:hAnsi="KaiTi"/>
            <w:bCs/>
            <w:sz w:val="28"/>
            <w:szCs w:val="28"/>
          </w:rPr>
          <w:t>自适应阈值</w:t>
        </w:r>
      </w:ins>
      <w:r w:rsidRPr="00703ED4">
        <w:rPr>
          <w:rFonts w:ascii="KaiTi" w:eastAsia="KaiTi" w:hAnsi="KaiTi"/>
          <w:bCs/>
          <w:sz w:val="28"/>
          <w:szCs w:val="28"/>
        </w:rPr>
        <w:t>查表</w:t>
      </w:r>
    </w:p>
    <w:p w14:paraId="636A13F9"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以当前实际状态</w:t>
      </w:r>
      <m:oMath>
        <m:sSub>
          <m:sSubPr>
            <m:ctrlPr>
              <w:rPr>
                <w:rFonts w:ascii="Cambria Math" w:eastAsia="KaiTi" w:hAnsi="Cambria Math"/>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为</w:t>
      </w:r>
      <w:r w:rsidRPr="00703ED4">
        <w:rPr>
          <w:rFonts w:ascii="KaiTi" w:eastAsia="KaiTi" w:hAnsi="KaiTi"/>
          <w:sz w:val="28"/>
          <w:szCs w:val="28"/>
        </w:rPr>
        <w:t>键，查询步骤S2离线构建的阈值映射表ThresholdMap，</w:t>
      </w:r>
      <w:r w:rsidRPr="00703ED4">
        <w:rPr>
          <w:rFonts w:ascii="KaiTi" w:eastAsia="KaiTi" w:hAnsi="KaiTi" w:hint="eastAsia"/>
          <w:sz w:val="28"/>
          <w:szCs w:val="28"/>
        </w:rPr>
        <w:t>在</w:t>
      </w:r>
      <m:oMath>
        <m:r>
          <w:rPr>
            <w:rFonts w:ascii="Cambria Math" w:eastAsia="KaiTi" w:hAnsi="Cambria Math"/>
            <w:sz w:val="28"/>
            <w:szCs w:val="28"/>
          </w:rPr>
          <m:t>O</m:t>
        </m:r>
        <m:r>
          <m:rPr>
            <m:sty m:val="p"/>
          </m:rPr>
          <w:rPr>
            <w:rFonts w:ascii="Cambria Math" w:eastAsia="KaiTi" w:hAnsi="Cambria Math"/>
            <w:sz w:val="28"/>
            <w:szCs w:val="28"/>
          </w:rPr>
          <m:t>(1)</m:t>
        </m:r>
      </m:oMath>
      <w:r w:rsidRPr="00703ED4">
        <w:rPr>
          <w:rFonts w:ascii="KaiTi" w:eastAsia="KaiTi" w:hAnsi="KaiTi"/>
          <w:sz w:val="28"/>
          <w:szCs w:val="28"/>
        </w:rPr>
        <w:t>时间内获取对应的自适应阈值：</w:t>
      </w:r>
    </w:p>
    <w:p w14:paraId="778D3329" w14:textId="77777777" w:rsidR="00A81960" w:rsidRPr="00703ED4" w:rsidRDefault="00F42F09" w:rsidP="00A81960">
      <w:pPr>
        <w:spacing w:line="360" w:lineRule="auto"/>
        <w:ind w:firstLineChars="200" w:firstLine="560"/>
        <w:rPr>
          <w:rFonts w:ascii="KaiTi" w:eastAsia="KaiTi" w:hAnsi="KaiTi"/>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m:t>
          </m:r>
          <m:r>
            <w:rPr>
              <w:rFonts w:ascii="Cambria Math" w:eastAsia="KaiTi" w:hAnsi="Cambria Math"/>
              <w:sz w:val="28"/>
              <w:szCs w:val="28"/>
            </w:rPr>
            <m:t>T</m:t>
          </m:r>
          <m:r>
            <w:rPr>
              <w:rFonts w:ascii="Cambria Math" w:eastAsia="KaiTi" w:hAnsi="Cambria Math"/>
              <w:sz w:val="28"/>
              <w:szCs w:val="28"/>
            </w:rPr>
            <m:t>h</m:t>
          </m:r>
          <m:r>
            <w:rPr>
              <w:rFonts w:ascii="Cambria Math" w:eastAsia="KaiTi" w:hAnsi="Cambria Math"/>
              <w:sz w:val="28"/>
              <w:szCs w:val="28"/>
            </w:rPr>
            <m:t>res</m:t>
          </m:r>
          <m:r>
            <w:rPr>
              <w:rFonts w:ascii="Cambria Math" w:eastAsia="KaiTi" w:hAnsi="Cambria Math"/>
              <w:sz w:val="28"/>
              <w:szCs w:val="28"/>
            </w:rPr>
            <m:t>h</m:t>
          </m:r>
          <m:r>
            <w:rPr>
              <w:rFonts w:ascii="Cambria Math" w:eastAsia="KaiTi" w:hAnsi="Cambria Math"/>
              <w:sz w:val="28"/>
              <w:szCs w:val="28"/>
            </w:rPr>
            <m:t>oldMap</m:t>
          </m:r>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m:t>
          </m:r>
        </m:oMath>
      </m:oMathPara>
    </w:p>
    <w:p w14:paraId="7EF0A7D3"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不同状态对应不同的阈值，体现了本方法"因状态而异"的个性化判别机制。查表操作的时间复杂度为</w:t>
      </w:r>
      <m:oMath>
        <m:r>
          <w:rPr>
            <w:rFonts w:ascii="Cambria Math" w:eastAsia="KaiTi" w:hAnsi="Cambria Math"/>
            <w:sz w:val="28"/>
            <w:szCs w:val="28"/>
          </w:rPr>
          <m:t>O</m:t>
        </m:r>
        <m:r>
          <m:rPr>
            <m:sty m:val="p"/>
          </m:rPr>
          <w:rPr>
            <w:rFonts w:ascii="Cambria Math" w:eastAsia="KaiTi" w:hAnsi="Cambria Math"/>
            <w:sz w:val="28"/>
            <w:szCs w:val="28"/>
          </w:rPr>
          <m:t>(1)</m:t>
        </m:r>
      </m:oMath>
      <w:r w:rsidRPr="00703ED4">
        <w:rPr>
          <w:rFonts w:ascii="KaiTi" w:eastAsia="KaiTi" w:hAnsi="KaiTi" w:hint="eastAsia"/>
          <w:sz w:val="28"/>
          <w:szCs w:val="28"/>
        </w:rPr>
        <w:t>，</w:t>
      </w:r>
      <w:r w:rsidRPr="00703ED4">
        <w:rPr>
          <w:rFonts w:ascii="KaiTi" w:eastAsia="KaiTi" w:hAnsi="KaiTi"/>
          <w:sz w:val="28"/>
          <w:szCs w:val="28"/>
        </w:rPr>
        <w:t>随系统状态数量的增加而增长，满足工业实时检测的时效要求。</w:t>
      </w:r>
    </w:p>
    <w:p w14:paraId="71633446" w14:textId="77777777"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S35</w:t>
      </w:r>
      <w:r w:rsidRPr="00703ED4">
        <w:rPr>
          <w:rFonts w:ascii="KaiTi" w:eastAsia="KaiTi" w:hAnsi="KaiTi" w:hint="eastAsia"/>
          <w:bCs/>
          <w:sz w:val="28"/>
          <w:szCs w:val="28"/>
        </w:rPr>
        <w:t>：</w:t>
      </w:r>
      <w:r w:rsidRPr="00703ED4">
        <w:rPr>
          <w:rFonts w:ascii="KaiTi" w:eastAsia="KaiTi" w:hAnsi="KaiTi"/>
          <w:bCs/>
          <w:sz w:val="28"/>
          <w:szCs w:val="28"/>
        </w:rPr>
        <w:t>异常判定</w:t>
      </w:r>
    </w:p>
    <w:p w14:paraId="05D94D8E"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将本时刻的偏差值</w:t>
      </w:r>
      <m:oMath>
        <m:r>
          <w:rPr>
            <w:rFonts w:ascii="Cambria Math" w:eastAsia="KaiTi" w:hAnsi="Cambria Math"/>
            <w:sz w:val="28"/>
            <w:szCs w:val="28"/>
          </w:rPr>
          <m:t>d</m:t>
        </m:r>
      </m:oMath>
      <w:r w:rsidRPr="00703ED4">
        <w:rPr>
          <w:rFonts w:ascii="KaiTi" w:eastAsia="KaiTi" w:hAnsi="KaiTi" w:hint="eastAsia"/>
          <w:sz w:val="28"/>
          <w:szCs w:val="28"/>
        </w:rPr>
        <w:t>与</w:t>
      </w:r>
      <w:r w:rsidRPr="00703ED4">
        <w:rPr>
          <w:rFonts w:ascii="KaiTi" w:eastAsia="KaiTi" w:hAnsi="KaiTi"/>
          <w:sz w:val="28"/>
          <w:szCs w:val="28"/>
        </w:rPr>
        <w:t>查得的自适应阈值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oMath>
      <w:r w:rsidRPr="00703ED4">
        <w:rPr>
          <w:rFonts w:ascii="KaiTi" w:eastAsia="KaiTi" w:hAnsi="KaiTi" w:hint="eastAsia"/>
          <w:sz w:val="28"/>
          <w:szCs w:val="28"/>
        </w:rPr>
        <w:t>进行</w:t>
      </w:r>
      <w:r w:rsidRPr="00703ED4">
        <w:rPr>
          <w:rFonts w:ascii="KaiTi" w:eastAsia="KaiTi" w:hAnsi="KaiTi"/>
          <w:sz w:val="28"/>
          <w:szCs w:val="28"/>
        </w:rPr>
        <w:t>比对，依据比对结果作出判定：</w:t>
      </w:r>
    </w:p>
    <w:p w14:paraId="7C80F841"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若</w:t>
      </w:r>
      <m:oMath>
        <m:r>
          <w:rPr>
            <w:rFonts w:ascii="Cambria Math" w:eastAsia="KaiTi" w:hAnsi="Cambria Math"/>
            <w:sz w:val="28"/>
            <w:szCs w:val="28"/>
          </w:rPr>
          <m:t>d&lt;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oMath>
      <w:r w:rsidRPr="00703ED4">
        <w:rPr>
          <w:rFonts w:ascii="KaiTi" w:eastAsia="KaiTi" w:hAnsi="KaiTi" w:hint="eastAsia"/>
          <w:sz w:val="28"/>
          <w:szCs w:val="28"/>
        </w:rPr>
        <w:t>：</w:t>
      </w:r>
      <w:r w:rsidRPr="00703ED4">
        <w:rPr>
          <w:rFonts w:ascii="KaiTi" w:eastAsia="KaiTi" w:hAnsi="KaiTi"/>
          <w:sz w:val="28"/>
          <w:szCs w:val="28"/>
        </w:rPr>
        <w:t>判定为正常，当前状态转移符合历史规律，系统运行正常，进入子步骤S36；</w:t>
      </w:r>
    </w:p>
    <w:p w14:paraId="7AC0D43D"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若</w:t>
      </w:r>
      <m:oMath>
        <m:r>
          <w:rPr>
            <w:rFonts w:ascii="Cambria Math" w:eastAsia="KaiTi" w:hAnsi="Cambria Math"/>
            <w:sz w:val="28"/>
            <w:szCs w:val="28"/>
          </w:rPr>
          <m:t>d≥</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oMath>
      <w:r w:rsidRPr="00703ED4">
        <w:rPr>
          <w:rFonts w:ascii="KaiTi" w:eastAsia="KaiTi" w:hAnsi="KaiTi" w:hint="eastAsia"/>
          <w:sz w:val="28"/>
          <w:szCs w:val="28"/>
        </w:rPr>
        <w:t>：</w:t>
      </w:r>
      <w:r w:rsidRPr="00703ED4">
        <w:rPr>
          <w:rFonts w:ascii="KaiTi" w:eastAsia="KaiTi" w:hAnsi="KaiTi"/>
          <w:sz w:val="28"/>
          <w:szCs w:val="28"/>
        </w:rPr>
        <w:t>判定为存在数据注入攻击，触发异常告警，并记录包含以下字段的异常事件日志：智能体标号、时间戳、实际状态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sz w:val="28"/>
          <w:szCs w:val="28"/>
        </w:rPr>
        <w:t>、预测分布</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oMath>
      <w:r w:rsidRPr="00703ED4">
        <w:rPr>
          <w:rFonts w:ascii="KaiTi" w:eastAsia="KaiTi" w:hAnsi="KaiTi"/>
          <w:sz w:val="28"/>
          <w:szCs w:val="28"/>
        </w:rPr>
        <w:t>、偏差值</w:t>
      </w:r>
      <m:oMath>
        <m:r>
          <w:rPr>
            <w:rFonts w:ascii="Cambria Math" w:eastAsia="KaiTi" w:hAnsi="Cambria Math"/>
            <w:sz w:val="28"/>
            <w:szCs w:val="28"/>
          </w:rPr>
          <m:t>d</m:t>
        </m:r>
      </m:oMath>
      <w:r w:rsidRPr="00703ED4">
        <w:rPr>
          <w:rFonts w:ascii="KaiTi" w:eastAsia="KaiTi" w:hAnsi="KaiTi"/>
          <w:sz w:val="28"/>
          <w:szCs w:val="28"/>
        </w:rPr>
        <w:t>及阈值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oMath>
      <w:r w:rsidRPr="00703ED4">
        <w:rPr>
          <w:rFonts w:ascii="KaiTi" w:eastAsia="KaiTi" w:hAnsi="KaiTi" w:hint="eastAsia"/>
          <w:sz w:val="28"/>
          <w:szCs w:val="28"/>
        </w:rPr>
        <w:t>。</w:t>
      </w:r>
      <w:r w:rsidRPr="00703ED4">
        <w:rPr>
          <w:rFonts w:ascii="KaiTi" w:eastAsia="KaiTi" w:hAnsi="KaiTi"/>
          <w:sz w:val="28"/>
          <w:szCs w:val="28"/>
        </w:rPr>
        <w:t>异常事件日志为后续的安全审计与攻击溯源提供完整的现场数据。</w:t>
      </w:r>
    </w:p>
    <w:p w14:paraId="529B2776" w14:textId="77777777"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S36</w:t>
      </w:r>
      <w:r w:rsidRPr="00703ED4">
        <w:rPr>
          <w:rFonts w:ascii="KaiTi" w:eastAsia="KaiTi" w:hAnsi="KaiTi" w:hint="eastAsia"/>
          <w:bCs/>
          <w:sz w:val="28"/>
          <w:szCs w:val="28"/>
        </w:rPr>
        <w:t>：</w:t>
      </w:r>
      <w:r w:rsidRPr="00703ED4">
        <w:rPr>
          <w:rFonts w:ascii="KaiTi" w:eastAsia="KaiTi" w:hAnsi="KaiTi"/>
          <w:bCs/>
          <w:sz w:val="28"/>
          <w:szCs w:val="28"/>
        </w:rPr>
        <w:t>状态分布实时更新</w:t>
      </w:r>
    </w:p>
    <w:p w14:paraId="2545CB16" w14:textId="392E62AA"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在判定为正常后，将当前实际观测状态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的</w:t>
      </w:r>
      <w:r w:rsidRPr="00703ED4">
        <w:rPr>
          <w:rFonts w:ascii="KaiTi" w:eastAsia="KaiTi" w:hAnsi="KaiTi"/>
          <w:sz w:val="28"/>
          <w:szCs w:val="28"/>
        </w:rPr>
        <w:t>One-Hot编码向量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直接</w:t>
      </w:r>
      <w:r w:rsidRPr="00703ED4">
        <w:rPr>
          <w:rFonts w:ascii="KaiTi" w:eastAsia="KaiTi" w:hAnsi="KaiTi"/>
          <w:sz w:val="28"/>
          <w:szCs w:val="28"/>
        </w:rPr>
        <w:t>赋值为下一时刻的状态概率分布向量：</w:t>
      </w:r>
      <m:oMath>
        <m:sSub>
          <m:sSubPr>
            <m:ctrlPr>
              <w:rPr>
                <w:rFonts w:ascii="Cambria Math" w:eastAsia="KaiTi" w:hAnsi="Cambria Math"/>
                <w:i/>
                <w:sz w:val="28"/>
                <w:szCs w:val="28"/>
              </w:rPr>
            </m:ctrlPr>
          </m:sSubPr>
          <m:e>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t+1</m:t>
                </m:r>
              </m:sub>
            </m:sSub>
            <m:r>
              <w:rPr>
                <w:rFonts w:ascii="Cambria Math" w:eastAsia="KaiTi" w:hAnsi="Cambria Math"/>
                <w:sz w:val="28"/>
                <w:szCs w:val="28"/>
              </w:rPr>
              <m:t>=S</m:t>
            </m:r>
          </m:e>
          <m:sub>
            <m:r>
              <w:rPr>
                <w:rFonts w:ascii="Cambria Math" w:eastAsia="KaiTi" w:hAnsi="Cambria Math"/>
                <w:sz w:val="28"/>
                <w:szCs w:val="28"/>
              </w:rPr>
              <m:t>pred</m:t>
            </m:r>
          </m:sub>
        </m:sSub>
      </m:oMath>
      <w:r w:rsidR="003C0AE8" w:rsidRPr="00703ED4">
        <w:rPr>
          <w:rFonts w:ascii="KaiTi" w:eastAsia="KaiTi" w:hAnsi="KaiTi" w:hint="eastAsia"/>
          <w:sz w:val="28"/>
          <w:szCs w:val="28"/>
        </w:rPr>
        <w:t>；</w:t>
      </w:r>
    </w:p>
    <w:p w14:paraId="018CD015"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hint="eastAsia"/>
          <w:sz w:val="28"/>
          <w:szCs w:val="28"/>
        </w:rPr>
        <w:t>以</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t+1</m:t>
            </m:r>
          </m:sub>
        </m:sSub>
      </m:oMath>
      <w:r w:rsidRPr="00703ED4">
        <w:rPr>
          <w:rFonts w:ascii="KaiTi" w:eastAsia="KaiTi" w:hAnsi="KaiTi" w:hint="eastAsia"/>
          <w:sz w:val="28"/>
          <w:szCs w:val="28"/>
        </w:rPr>
        <w:t>作为</w:t>
      </w:r>
      <w:r w:rsidRPr="00703ED4">
        <w:rPr>
          <w:rFonts w:ascii="KaiTi" w:eastAsia="KaiTi" w:hAnsi="KaiTi"/>
          <w:sz w:val="28"/>
          <w:szCs w:val="28"/>
        </w:rPr>
        <w:t>下一采样时刻子步骤S32中马尔可夫预测运算的输入。</w:t>
      </w:r>
    </w:p>
    <w:p w14:paraId="121754E1"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这一更新机制的设计意义在于：若不及时以实际观测状态修正状态分布，而是持续沿用预测分布进行迭代，则预测误差将随时间步数的增加而逐渐累积漂移，导致检测精度下降。以One-Hot向量直接覆盖状态分布，相当于在每个采样时刻将系统的"位置感知"重置为当前实际观测值，从根本上消除了预测误差的累积效应，保证了长时间运行下检测精度的稳定性。</w:t>
      </w:r>
    </w:p>
    <w:p w14:paraId="241FE567" w14:textId="77777777"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S37</w:t>
      </w:r>
      <w:r w:rsidRPr="00703ED4">
        <w:rPr>
          <w:rFonts w:ascii="KaiTi" w:eastAsia="KaiTi" w:hAnsi="KaiTi" w:hint="eastAsia"/>
          <w:bCs/>
          <w:sz w:val="28"/>
          <w:szCs w:val="28"/>
        </w:rPr>
        <w:t>：</w:t>
      </w:r>
      <w:r w:rsidRPr="00703ED4">
        <w:rPr>
          <w:rFonts w:ascii="KaiTi" w:eastAsia="KaiTi" w:hAnsi="KaiTi"/>
          <w:bCs/>
          <w:sz w:val="28"/>
          <w:szCs w:val="28"/>
        </w:rPr>
        <w:t>转移矩阵在线更新</w:t>
      </w:r>
    </w:p>
    <w:p w14:paraId="76B05F18"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将当前时刻的实时状态调整信息写入实时调整记录RealTimeAdjustments，并按加权移动平均公式对状态转移概率矩阵进行在线更新：</w:t>
      </w:r>
    </w:p>
    <w:p w14:paraId="673D0687" w14:textId="6A61205F" w:rsidR="00A81960" w:rsidRPr="00703ED4" w:rsidRDefault="00F42F09" w:rsidP="00A81960">
      <w:pPr>
        <w:spacing w:line="360" w:lineRule="auto"/>
        <w:ind w:firstLineChars="200" w:firstLine="560"/>
        <w:rPr>
          <w:rFonts w:ascii="KaiTi" w:eastAsia="KaiTi" w:hAnsi="KaiTi"/>
          <w:sz w:val="28"/>
          <w:szCs w:val="28"/>
        </w:rPr>
      </w:pPr>
      <m:oMathPara>
        <m:oMath>
          <m:sSup>
            <m:sSupPr>
              <m:ctrlPr>
                <w:rPr>
                  <w:rFonts w:ascii="Cambria Math" w:eastAsia="KaiTi" w:hAnsi="Cambria Math"/>
                  <w:i/>
                  <w:sz w:val="28"/>
                  <w:szCs w:val="28"/>
                </w:rPr>
              </m:ctrlPr>
            </m:sSupPr>
            <m:e>
              <m:r>
                <w:rPr>
                  <w:rFonts w:ascii="Cambria Math" w:eastAsia="KaiTi" w:hAnsi="Cambria Math"/>
                  <w:sz w:val="28"/>
                  <w:szCs w:val="28"/>
                </w:rPr>
                <m:t>P</m:t>
              </m:r>
            </m:e>
            <m:sup>
              <m:r>
                <w:rPr>
                  <w:rFonts w:ascii="Cambria Math" w:eastAsia="KaiTi" w:hAnsi="Cambria Math"/>
                  <w:sz w:val="28"/>
                  <w:szCs w:val="28"/>
                </w:rPr>
                <m:t>'</m:t>
              </m:r>
            </m:sup>
          </m:sSup>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r>
            <w:rPr>
              <w:rFonts w:ascii="Cambria Math" w:eastAsia="KaiTi" w:hAnsi="Cambria Math"/>
              <w:sz w:val="28"/>
              <w:szCs w:val="28"/>
            </w:rPr>
            <m:t>=</m:t>
          </m:r>
          <m:r>
            <w:rPr>
              <w:rFonts w:ascii="Cambria Math" w:eastAsia="KaiTi" w:hAnsi="Cambria Math"/>
              <w:sz w:val="28"/>
              <w:szCs w:val="28"/>
            </w:rPr>
            <m:t>α</m:t>
          </m:r>
          <m:r>
            <w:rPr>
              <w:rFonts w:ascii="Cambria Math" w:eastAsia="KaiTi" w:hAnsi="Cambria Math"/>
              <w:sz w:val="28"/>
              <w:szCs w:val="28"/>
            </w:rPr>
            <m:t>∙</m:t>
          </m:r>
          <m:r>
            <w:rPr>
              <w:rFonts w:ascii="Cambria Math" w:eastAsia="KaiTi" w:hAnsi="Cambria Math"/>
              <w:sz w:val="28"/>
              <w:szCs w:val="28"/>
            </w:rPr>
            <m:t>P</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r>
            <w:rPr>
              <w:rFonts w:ascii="Cambria Math" w:eastAsia="KaiTi" w:hAnsi="Cambria Math"/>
              <w:sz w:val="28"/>
              <w:szCs w:val="28"/>
            </w:rPr>
            <m:t>+(1-</m:t>
          </m:r>
          <m:r>
            <w:rPr>
              <w:rFonts w:ascii="Cambria Math" w:eastAsia="KaiTi" w:hAnsi="Cambria Math"/>
              <w:sz w:val="28"/>
              <w:szCs w:val="28"/>
            </w:rPr>
            <m:t>α</m:t>
          </m:r>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hint="eastAsia"/>
                  <w:sz w:val="28"/>
                  <w:szCs w:val="28"/>
                </w:rPr>
                <m:t>t</m:t>
              </m:r>
              <m:r>
                <w:rPr>
                  <w:rFonts w:ascii="Cambria Math" w:eastAsia="KaiTi" w:hAnsi="Cambria Math" w:hint="eastAsia"/>
                  <w:sz w:val="28"/>
                  <w:szCs w:val="28"/>
                </w:rPr>
                <m:t>+1</m:t>
              </m:r>
            </m:sub>
          </m:sSub>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oMath>
      </m:oMathPara>
    </w:p>
    <w:p w14:paraId="2B30535E" w14:textId="4DA063CB"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其中</w:t>
      </w:r>
      <w:r w:rsidRPr="00703ED4">
        <w:rPr>
          <w:rFonts w:ascii="KaiTi" w:eastAsia="KaiTi" w:hAnsi="KaiTi" w:hint="eastAsia"/>
          <w:sz w:val="28"/>
          <w:szCs w:val="28"/>
        </w:rPr>
        <w:t>，</w:t>
      </w:r>
      <m:oMath>
        <m:r>
          <w:rPr>
            <w:rFonts w:ascii="Cambria Math" w:eastAsia="KaiTi" w:hAnsi="Cambria Math"/>
            <w:sz w:val="28"/>
            <w:szCs w:val="28"/>
          </w:rPr>
          <m:t>α∈[0.9,0.95]</m:t>
        </m:r>
      </m:oMath>
      <w:r w:rsidRPr="00703ED4">
        <w:rPr>
          <w:rFonts w:ascii="KaiTi" w:eastAsia="KaiTi" w:hAnsi="KaiTi"/>
          <w:sz w:val="28"/>
          <w:szCs w:val="28"/>
        </w:rPr>
        <w:t>为平滑系数，</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hint="eastAsia"/>
                <w:sz w:val="28"/>
                <w:szCs w:val="28"/>
              </w:rPr>
              <m:t>t+1</m:t>
            </m:r>
          </m:sub>
        </m:sSub>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oMath>
      <w:ins w:id="272" w:author="YU, QI (SI EP CEA R&amp;D DD)" w:date="2026-07-15T11:25:00Z">
        <w:r w:rsidR="00BC0D0D" w:rsidRPr="00BC0D0D">
          <w:rPr>
            <w:rFonts w:ascii="KaiTi" w:eastAsia="KaiTi" w:hAnsi="KaiTi"/>
            <w:sz w:val="28"/>
            <w:szCs w:val="28"/>
          </w:rPr>
          <w:t>为在</w:t>
        </w:r>
        <m:oMath>
          <m:r>
            <w:rPr>
              <w:rFonts w:ascii="Cambria Math" w:eastAsia="KaiTi" w:hAnsi="Cambria Math"/>
              <w:sz w:val="28"/>
              <w:szCs w:val="28"/>
            </w:rPr>
            <m:t>t+1</m:t>
          </m:r>
        </m:oMath>
        <w:r w:rsidR="00BC0D0D" w:rsidRPr="00BC0D0D">
          <w:rPr>
            <w:rFonts w:ascii="KaiTi" w:eastAsia="KaiTi" w:hAnsi="KaiTi"/>
            <w:sz w:val="28"/>
            <w:szCs w:val="28"/>
          </w:rPr>
          <w:t>时刻，依据当前时刻实时观测到的真实状态转移数据重新计算得到的状态转移概率</w:t>
        </w:r>
      </w:ins>
      <w:del w:id="273" w:author="YU, QI (SI EP CEA R&amp;D DD)" w:date="2026-07-15T11:25:00Z">
        <w:r w:rsidRPr="00703ED4" w:rsidDel="00BC0D0D">
          <w:rPr>
            <w:rFonts w:ascii="KaiTi" w:eastAsia="KaiTi" w:hAnsi="KaiTi"/>
            <w:sz w:val="28"/>
            <w:szCs w:val="28"/>
          </w:rPr>
          <w:delText>为基于最新实时状态数据计算的新转移概率</w:delText>
        </w:r>
      </w:del>
      <w:r w:rsidRPr="00703ED4">
        <w:rPr>
          <w:rFonts w:ascii="KaiTi" w:eastAsia="KaiTi" w:hAnsi="KaiTi" w:hint="eastAsia"/>
          <w:sz w:val="28"/>
          <w:szCs w:val="28"/>
        </w:rPr>
        <w:t>。</w:t>
      </w:r>
    </w:p>
    <w:p w14:paraId="77FB0D52" w14:textId="38E8403E"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平滑系数</w:t>
      </w:r>
      <m:oMath>
        <m:r>
          <w:rPr>
            <w:rFonts w:ascii="Cambria Math" w:eastAsia="KaiTi" w:hAnsi="Cambria Math"/>
            <w:sz w:val="28"/>
            <w:szCs w:val="28"/>
          </w:rPr>
          <m:t>α</m:t>
        </m:r>
      </m:oMath>
      <w:r w:rsidRPr="00703ED4">
        <w:rPr>
          <w:rFonts w:ascii="KaiTi" w:eastAsia="KaiTi" w:hAnsi="KaiTi" w:hint="eastAsia"/>
          <w:sz w:val="28"/>
          <w:szCs w:val="28"/>
        </w:rPr>
        <w:t>的</w:t>
      </w:r>
      <w:r w:rsidRPr="00703ED4">
        <w:rPr>
          <w:rFonts w:ascii="KaiTi" w:eastAsia="KaiTi" w:hAnsi="KaiTi"/>
          <w:sz w:val="28"/>
          <w:szCs w:val="28"/>
        </w:rPr>
        <w:t>取值决定了矩阵更新的"惯性"：较大的</w:t>
      </w:r>
      <m:oMath>
        <m:r>
          <w:rPr>
            <w:rFonts w:ascii="Cambria Math" w:eastAsia="KaiTi" w:hAnsi="Cambria Math"/>
            <w:sz w:val="28"/>
            <w:szCs w:val="28"/>
          </w:rPr>
          <m:t>α</m:t>
        </m:r>
      </m:oMath>
      <w:r w:rsidRPr="00703ED4">
        <w:rPr>
          <w:rFonts w:ascii="KaiTi" w:eastAsia="KaiTi" w:hAnsi="KaiTi"/>
          <w:sz w:val="28"/>
          <w:szCs w:val="28"/>
        </w:rPr>
        <w:t>使矩阵更新偏向历史稳定分布，对短期波动不敏感，适用于系统运行模式长期稳定的场景；较小的</w:t>
      </w:r>
      <m:oMath>
        <m:r>
          <w:rPr>
            <w:rFonts w:ascii="Cambria Math" w:eastAsia="KaiTi" w:hAnsi="Cambria Math"/>
            <w:sz w:val="28"/>
            <w:szCs w:val="28"/>
          </w:rPr>
          <m:t>α</m:t>
        </m:r>
      </m:oMath>
      <w:r w:rsidRPr="00703ED4">
        <w:rPr>
          <w:rFonts w:ascii="KaiTi" w:eastAsia="KaiTi" w:hAnsi="KaiTi"/>
          <w:sz w:val="28"/>
          <w:szCs w:val="28"/>
        </w:rPr>
        <w:t>使矩阵能够更快地响应最新状态数据的变化，适用于系统运行模式存在动态调整的场景。这一在线更新机制使状态转移概率矩阵</w:t>
      </w:r>
      <m:oMath>
        <m:r>
          <w:rPr>
            <w:rFonts w:ascii="Cambria Math" w:eastAsia="KaiTi" w:hAnsi="Cambria Math"/>
            <w:sz w:val="28"/>
            <w:szCs w:val="28"/>
          </w:rPr>
          <m:t>P</m:t>
        </m:r>
      </m:oMath>
      <w:r w:rsidRPr="00703ED4">
        <w:rPr>
          <w:rFonts w:ascii="KaiTi" w:eastAsia="KaiTi" w:hAnsi="KaiTi" w:hint="eastAsia"/>
          <w:sz w:val="28"/>
          <w:szCs w:val="28"/>
        </w:rPr>
        <w:t>能够</w:t>
      </w:r>
      <w:r w:rsidRPr="00703ED4">
        <w:rPr>
          <w:rFonts w:ascii="KaiTi" w:eastAsia="KaiTi" w:hAnsi="KaiTi"/>
          <w:sz w:val="28"/>
          <w:szCs w:val="28"/>
        </w:rPr>
        <w:t>持续跟踪工业系统的运行状态演化，保持检测模型与实际系统行为的长期一致性，避免因系统工况变化导致的模型老化与检测性能退化。</w:t>
      </w:r>
    </w:p>
    <w:p w14:paraId="753AEA43" w14:textId="7B8DE4BE"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完成子步骤S37后，系统进入下一采样周期，循环执行S31至S37，形成"编码—预测—计算偏差—查阈值—判定—更新分布—更新矩阵"的完整闭环检测机制，持续对工业</w:t>
      </w:r>
      <w:del w:id="274" w:author="YU, QI (SI EP CEA R&amp;D DD)" w:date="2026-07-15T10:59:00Z">
        <w:r w:rsidRPr="00703ED4" w:rsidDel="00937701">
          <w:rPr>
            <w:rFonts w:ascii="KaiTi" w:eastAsia="KaiTi" w:hAnsi="KaiTi"/>
            <w:sz w:val="28"/>
            <w:szCs w:val="28"/>
          </w:rPr>
          <w:delText>多智能体</w:delText>
        </w:r>
      </w:del>
      <w:ins w:id="275"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的实时状态数据进行异常监测。</w:t>
      </w:r>
    </w:p>
    <w:p w14:paraId="3B3880E5" w14:textId="77777777" w:rsidR="003C0AE8" w:rsidRPr="00703ED4" w:rsidRDefault="003C0AE8" w:rsidP="00A81960">
      <w:pPr>
        <w:spacing w:line="360" w:lineRule="auto"/>
        <w:ind w:firstLineChars="200" w:firstLine="560"/>
        <w:rPr>
          <w:rFonts w:ascii="KaiTi" w:eastAsia="KaiTi" w:hAnsi="KaiTi"/>
          <w:sz w:val="28"/>
          <w:szCs w:val="28"/>
        </w:rPr>
      </w:pPr>
    </w:p>
    <w:p w14:paraId="703A06B2" w14:textId="77777777" w:rsidR="00A81960" w:rsidRPr="00703ED4" w:rsidRDefault="00A81960" w:rsidP="00A81960">
      <w:pPr>
        <w:spacing w:line="360" w:lineRule="auto"/>
        <w:ind w:firstLineChars="200" w:firstLine="562"/>
        <w:rPr>
          <w:rFonts w:ascii="KaiTi" w:eastAsia="KaiTi" w:hAnsi="KaiTi"/>
          <w:b/>
          <w:sz w:val="28"/>
          <w:szCs w:val="28"/>
        </w:rPr>
      </w:pPr>
      <w:r w:rsidRPr="00703ED4">
        <w:rPr>
          <w:rFonts w:ascii="KaiTi" w:eastAsia="KaiTi" w:hAnsi="KaiTi" w:hint="eastAsia"/>
          <w:b/>
          <w:sz w:val="28"/>
          <w:szCs w:val="28"/>
        </w:rPr>
        <w:t>实施例</w:t>
      </w:r>
      <w:r w:rsidRPr="00703ED4">
        <w:rPr>
          <w:rFonts w:ascii="KaiTi" w:eastAsia="KaiTi" w:hAnsi="KaiTi"/>
          <w:b/>
          <w:sz w:val="28"/>
          <w:szCs w:val="28"/>
        </w:rPr>
        <w:t>2</w:t>
      </w:r>
    </w:p>
    <w:p w14:paraId="7D1FCC54" w14:textId="2E668195"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本实施例以一个典型的工业</w:t>
      </w:r>
      <w:del w:id="276" w:author="YU, QI (SI EP CEA R&amp;D DD)" w:date="2026-07-15T10:59:00Z">
        <w:r w:rsidRPr="00703ED4" w:rsidDel="00937701">
          <w:rPr>
            <w:rFonts w:ascii="KaiTi" w:eastAsia="KaiTi" w:hAnsi="KaiTi"/>
            <w:sz w:val="28"/>
            <w:szCs w:val="28"/>
          </w:rPr>
          <w:delText>多智能体</w:delText>
        </w:r>
      </w:del>
      <w:ins w:id="277"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为具体场景，完整演示本发明所述方法中步骤S1至步骤S3的全部执行过程，并通过两个连续采样时刻的在线检测过程——一次正常判定与一次攻击检出——说明各步骤在实际应用中的具体操作方式及技术效果。</w:t>
      </w:r>
    </w:p>
    <w:p w14:paraId="47EEA17C"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hint="eastAsia"/>
          <w:sz w:val="28"/>
          <w:szCs w:val="28"/>
        </w:rPr>
        <w:t>实时场景设置：</w:t>
      </w:r>
    </w:p>
    <w:p w14:paraId="28B5EC56" w14:textId="64D2CCC1"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bCs/>
          <w:sz w:val="28"/>
          <w:szCs w:val="28"/>
        </w:rPr>
        <w:t>系统规模：</w:t>
      </w:r>
      <w:r w:rsidRPr="00703ED4">
        <w:rPr>
          <w:rFonts w:ascii="Calibri" w:eastAsia="KaiTi" w:hAnsi="Calibri" w:cs="Calibri"/>
          <w:sz w:val="28"/>
          <w:szCs w:val="28"/>
        </w:rPr>
        <w:t> </w:t>
      </w:r>
      <w:r w:rsidRPr="00703ED4">
        <w:rPr>
          <w:rFonts w:ascii="KaiTi" w:eastAsia="KaiTi" w:hAnsi="KaiTi"/>
          <w:sz w:val="28"/>
          <w:szCs w:val="28"/>
        </w:rPr>
        <w:t>工业</w:t>
      </w:r>
      <w:del w:id="278" w:author="YU, QI (SI EP CEA R&amp;D DD)" w:date="2026-07-15T10:59:00Z">
        <w:r w:rsidRPr="00703ED4" w:rsidDel="00937701">
          <w:rPr>
            <w:rFonts w:ascii="KaiTi" w:eastAsia="KaiTi" w:hAnsi="KaiTi"/>
            <w:sz w:val="28"/>
            <w:szCs w:val="28"/>
          </w:rPr>
          <w:delText>多智能体</w:delText>
        </w:r>
      </w:del>
      <w:ins w:id="279"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由</w:t>
      </w:r>
      <w:r w:rsidRPr="00703ED4">
        <w:rPr>
          <w:rFonts w:ascii="KaiTi" w:eastAsia="KaiTi" w:hAnsi="KaiTi" w:hint="eastAsia"/>
          <w:sz w:val="28"/>
          <w:szCs w:val="28"/>
        </w:rPr>
        <w:t>3</w:t>
      </w:r>
      <w:r w:rsidRPr="00703ED4">
        <w:rPr>
          <w:rFonts w:ascii="KaiTi" w:eastAsia="KaiTi" w:hAnsi="KaiTi"/>
          <w:sz w:val="28"/>
          <w:szCs w:val="28"/>
        </w:rPr>
        <w:t>台AGV与</w:t>
      </w:r>
      <w:r w:rsidRPr="00703ED4">
        <w:rPr>
          <w:rFonts w:ascii="KaiTi" w:eastAsia="KaiTi" w:hAnsi="KaiTi" w:hint="eastAsia"/>
          <w:sz w:val="28"/>
          <w:szCs w:val="28"/>
        </w:rPr>
        <w:t>3</w:t>
      </w:r>
      <w:r w:rsidRPr="00703ED4">
        <w:rPr>
          <w:rFonts w:ascii="KaiTi" w:eastAsia="KaiTi" w:hAnsi="KaiTi"/>
          <w:sz w:val="28"/>
          <w:szCs w:val="28"/>
        </w:rPr>
        <w:t>台机械臂Robot Arm协同运行，由中央调度系统统一分配任务，机械臂共承接25个加工任务，各任务的加工时长（单位：秒）依次为：</w:t>
      </w:r>
    </w:p>
    <w:p w14:paraId="6638745C" w14:textId="20084FAE" w:rsidR="00A81960" w:rsidRPr="00703ED4" w:rsidRDefault="00A60F47" w:rsidP="00A81960">
      <w:pPr>
        <w:spacing w:line="360" w:lineRule="auto"/>
        <w:ind w:firstLineChars="200" w:firstLine="560"/>
        <w:rPr>
          <w:rFonts w:ascii="KaiTi" w:eastAsia="KaiTi" w:hAnsi="KaiTi"/>
          <w:sz w:val="28"/>
          <w:szCs w:val="28"/>
        </w:rPr>
      </w:pPr>
      <m:oMathPara>
        <m:oMath>
          <m:r>
            <w:rPr>
              <w:rFonts w:ascii="Cambria Math" w:eastAsia="KaiTi" w:hAnsi="Cambria Math"/>
              <w:sz w:val="28"/>
              <w:szCs w:val="28"/>
            </w:rPr>
            <m:t>T=[10,11,7,5,12,5,10,4,10,4,9,3,15,9,12,3,15,3,11,7,13,8,5,4,10]</m:t>
          </m:r>
        </m:oMath>
      </m:oMathPara>
    </w:p>
    <w:p w14:paraId="1ED4D473"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bCs/>
          <w:sz w:val="28"/>
          <w:szCs w:val="28"/>
        </w:rPr>
        <w:t>状态空间：</w:t>
      </w:r>
      <w:r w:rsidRPr="00703ED4">
        <w:rPr>
          <w:rFonts w:ascii="Calibri" w:eastAsia="KaiTi" w:hAnsi="Calibri" w:cs="Calibri"/>
          <w:sz w:val="28"/>
          <w:szCs w:val="28"/>
        </w:rPr>
        <w:t> </w:t>
      </w:r>
      <w:r w:rsidRPr="00703ED4">
        <w:rPr>
          <w:rFonts w:ascii="KaiTi" w:eastAsia="KaiTi" w:hAnsi="KaiTi"/>
          <w:sz w:val="28"/>
          <w:szCs w:val="28"/>
        </w:rPr>
        <w:t>系统共定义7个状态，状态编号与名称对应关系如下表所示：</w:t>
      </w:r>
    </w:p>
    <w:tbl>
      <w:tblPr>
        <w:tblW w:w="6535" w:type="dxa"/>
        <w:jc w:val="center"/>
        <w:tblLook w:val="04A0" w:firstRow="1" w:lastRow="0" w:firstColumn="1" w:lastColumn="0" w:noHBand="0" w:noVBand="1"/>
      </w:tblPr>
      <w:tblGrid>
        <w:gridCol w:w="855"/>
        <w:gridCol w:w="3016"/>
        <w:gridCol w:w="3260"/>
      </w:tblGrid>
      <w:tr w:rsidR="00A81960" w:rsidRPr="00703ED4" w14:paraId="48AB0257" w14:textId="77777777" w:rsidTr="005A2A42">
        <w:trPr>
          <w:trHeight w:val="300"/>
          <w:jc w:val="center"/>
        </w:trPr>
        <w:tc>
          <w:tcPr>
            <w:tcW w:w="855" w:type="dxa"/>
            <w:tcBorders>
              <w:top w:val="single" w:sz="4" w:space="0" w:color="auto"/>
              <w:left w:val="single" w:sz="4" w:space="0" w:color="auto"/>
              <w:bottom w:val="single" w:sz="4" w:space="0" w:color="auto"/>
              <w:right w:val="single" w:sz="4" w:space="0" w:color="auto"/>
            </w:tcBorders>
            <w:noWrap/>
            <w:vAlign w:val="center"/>
            <w:hideMark/>
          </w:tcPr>
          <w:p w14:paraId="65E71040" w14:textId="77777777"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hint="eastAsia"/>
                <w:bCs/>
                <w:color w:val="000000"/>
                <w:kern w:val="0"/>
                <w:sz w:val="28"/>
                <w:szCs w:val="28"/>
              </w:rPr>
              <w:t>状态</w:t>
            </w:r>
          </w:p>
        </w:tc>
        <w:tc>
          <w:tcPr>
            <w:tcW w:w="2420" w:type="dxa"/>
            <w:tcBorders>
              <w:top w:val="single" w:sz="4" w:space="0" w:color="auto"/>
              <w:left w:val="nil"/>
              <w:bottom w:val="single" w:sz="4" w:space="0" w:color="auto"/>
              <w:right w:val="single" w:sz="4" w:space="0" w:color="auto"/>
            </w:tcBorders>
            <w:noWrap/>
            <w:vAlign w:val="bottom"/>
            <w:hideMark/>
          </w:tcPr>
          <w:p w14:paraId="6C67443C" w14:textId="77777777"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bCs/>
                <w:color w:val="000000"/>
                <w:kern w:val="0"/>
                <w:sz w:val="28"/>
                <w:szCs w:val="28"/>
              </w:rPr>
              <w:t>状态名称</w:t>
            </w:r>
          </w:p>
        </w:tc>
        <w:tc>
          <w:tcPr>
            <w:tcW w:w="3260" w:type="dxa"/>
            <w:tcBorders>
              <w:top w:val="single" w:sz="4" w:space="0" w:color="auto"/>
              <w:left w:val="nil"/>
              <w:bottom w:val="single" w:sz="4" w:space="0" w:color="auto"/>
              <w:right w:val="single" w:sz="4" w:space="0" w:color="auto"/>
            </w:tcBorders>
            <w:noWrap/>
            <w:vAlign w:val="bottom"/>
            <w:hideMark/>
          </w:tcPr>
          <w:p w14:paraId="50B19B98" w14:textId="77777777"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bCs/>
                <w:color w:val="000000"/>
                <w:kern w:val="0"/>
                <w:sz w:val="28"/>
                <w:szCs w:val="28"/>
              </w:rPr>
              <w:t>含义</w:t>
            </w:r>
          </w:p>
        </w:tc>
      </w:tr>
      <w:tr w:rsidR="00A81960" w:rsidRPr="00703ED4" w14:paraId="7D2599FA" w14:textId="77777777" w:rsidTr="005A2A42">
        <w:trPr>
          <w:trHeight w:val="300"/>
          <w:jc w:val="center"/>
        </w:trPr>
        <w:tc>
          <w:tcPr>
            <w:tcW w:w="855" w:type="dxa"/>
            <w:tcBorders>
              <w:top w:val="nil"/>
              <w:left w:val="single" w:sz="4" w:space="0" w:color="auto"/>
              <w:bottom w:val="single" w:sz="4" w:space="0" w:color="auto"/>
              <w:right w:val="single" w:sz="4" w:space="0" w:color="auto"/>
            </w:tcBorders>
            <w:noWrap/>
            <w:vAlign w:val="center"/>
            <w:hideMark/>
          </w:tcPr>
          <w:p w14:paraId="6385A190" w14:textId="4B79DF64" w:rsidR="00A81960" w:rsidRPr="00703ED4" w:rsidRDefault="00F42F09" w:rsidP="005A2A42">
            <w:pPr>
              <w:widowControl/>
              <w:rPr>
                <w:rFonts w:ascii="KaiTi" w:eastAsia="KaiTi" w:hAnsi="KaiTi"/>
                <w:i/>
                <w:iCs/>
                <w:color w:val="000000"/>
                <w:kern w:val="0"/>
                <w:sz w:val="28"/>
                <w:szCs w:val="28"/>
              </w:rPr>
            </w:pPr>
            <m:oMathPara>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1</m:t>
                    </m:r>
                  </m:sub>
                </m:sSub>
              </m:oMath>
            </m:oMathPara>
          </w:p>
        </w:tc>
        <w:tc>
          <w:tcPr>
            <w:tcW w:w="2420" w:type="dxa"/>
            <w:tcBorders>
              <w:top w:val="nil"/>
              <w:left w:val="nil"/>
              <w:bottom w:val="single" w:sz="4" w:space="0" w:color="auto"/>
              <w:right w:val="single" w:sz="4" w:space="0" w:color="auto"/>
            </w:tcBorders>
            <w:noWrap/>
            <w:vAlign w:val="bottom"/>
            <w:hideMark/>
          </w:tcPr>
          <w:p w14:paraId="189408FA"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AGV_idle</w:t>
            </w:r>
          </w:p>
        </w:tc>
        <w:tc>
          <w:tcPr>
            <w:tcW w:w="3260" w:type="dxa"/>
            <w:tcBorders>
              <w:top w:val="nil"/>
              <w:left w:val="nil"/>
              <w:bottom w:val="single" w:sz="4" w:space="0" w:color="auto"/>
              <w:right w:val="single" w:sz="4" w:space="0" w:color="auto"/>
            </w:tcBorders>
            <w:noWrap/>
            <w:vAlign w:val="bottom"/>
            <w:hideMark/>
          </w:tcPr>
          <w:p w14:paraId="0229155F"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w:t>
            </w:r>
            <w:r w:rsidRPr="00703ED4">
              <w:rPr>
                <w:rFonts w:ascii="KaiTi" w:eastAsia="KaiTi" w:hAnsi="KaiTi" w:cs="微软雅黑"/>
                <w:color w:val="000000"/>
                <w:kern w:val="0"/>
                <w:sz w:val="28"/>
                <w:szCs w:val="28"/>
              </w:rPr>
              <w:t>处于空闲状态</w:t>
            </w:r>
          </w:p>
        </w:tc>
      </w:tr>
      <w:tr w:rsidR="00A81960" w:rsidRPr="00703ED4" w14:paraId="0791D2DB" w14:textId="77777777" w:rsidTr="005A2A42">
        <w:trPr>
          <w:trHeight w:val="300"/>
          <w:jc w:val="center"/>
        </w:trPr>
        <w:tc>
          <w:tcPr>
            <w:tcW w:w="855" w:type="dxa"/>
            <w:tcBorders>
              <w:top w:val="nil"/>
              <w:left w:val="single" w:sz="4" w:space="0" w:color="auto"/>
              <w:bottom w:val="single" w:sz="4" w:space="0" w:color="auto"/>
              <w:right w:val="single" w:sz="4" w:space="0" w:color="auto"/>
            </w:tcBorders>
            <w:noWrap/>
            <w:vAlign w:val="center"/>
            <w:hideMark/>
          </w:tcPr>
          <w:p w14:paraId="2690FC11" w14:textId="7D05CEF7" w:rsidR="00A81960" w:rsidRPr="00703ED4" w:rsidRDefault="00F42F09" w:rsidP="005A2A42">
            <w:pPr>
              <w:widowControl/>
              <w:rPr>
                <w:rFonts w:ascii="KaiTi" w:eastAsia="KaiTi" w:hAnsi="KaiTi"/>
                <w:i/>
                <w:iCs/>
                <w:color w:val="000000"/>
                <w:kern w:val="0"/>
                <w:sz w:val="28"/>
                <w:szCs w:val="28"/>
              </w:rPr>
            </w:pPr>
            <m:oMathPara>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2</m:t>
                    </m:r>
                  </m:sub>
                </m:sSub>
              </m:oMath>
            </m:oMathPara>
          </w:p>
        </w:tc>
        <w:tc>
          <w:tcPr>
            <w:tcW w:w="2420" w:type="dxa"/>
            <w:tcBorders>
              <w:top w:val="nil"/>
              <w:left w:val="nil"/>
              <w:bottom w:val="single" w:sz="4" w:space="0" w:color="auto"/>
              <w:right w:val="single" w:sz="4" w:space="0" w:color="auto"/>
            </w:tcBorders>
            <w:noWrap/>
            <w:vAlign w:val="bottom"/>
            <w:hideMark/>
          </w:tcPr>
          <w:p w14:paraId="2322E67A"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AGV_MovingToRobotArm</w:t>
            </w:r>
          </w:p>
        </w:tc>
        <w:tc>
          <w:tcPr>
            <w:tcW w:w="3260" w:type="dxa"/>
            <w:tcBorders>
              <w:top w:val="nil"/>
              <w:left w:val="nil"/>
              <w:bottom w:val="single" w:sz="4" w:space="0" w:color="auto"/>
              <w:right w:val="single" w:sz="4" w:space="0" w:color="auto"/>
            </w:tcBorders>
            <w:noWrap/>
            <w:vAlign w:val="bottom"/>
            <w:hideMark/>
          </w:tcPr>
          <w:p w14:paraId="0CF0A90B"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w:t>
            </w:r>
            <w:r w:rsidRPr="00703ED4">
              <w:rPr>
                <w:rFonts w:ascii="KaiTi" w:eastAsia="KaiTi" w:hAnsi="KaiTi" w:cs="微软雅黑"/>
                <w:color w:val="000000"/>
                <w:kern w:val="0"/>
                <w:sz w:val="28"/>
                <w:szCs w:val="28"/>
              </w:rPr>
              <w:t>正在运行至机械臂位置</w:t>
            </w:r>
          </w:p>
        </w:tc>
      </w:tr>
      <w:tr w:rsidR="00A81960" w:rsidRPr="00703ED4" w14:paraId="60786138" w14:textId="77777777" w:rsidTr="005A2A42">
        <w:trPr>
          <w:trHeight w:val="300"/>
          <w:jc w:val="center"/>
        </w:trPr>
        <w:tc>
          <w:tcPr>
            <w:tcW w:w="855" w:type="dxa"/>
            <w:tcBorders>
              <w:top w:val="nil"/>
              <w:left w:val="single" w:sz="4" w:space="0" w:color="auto"/>
              <w:bottom w:val="single" w:sz="4" w:space="0" w:color="auto"/>
              <w:right w:val="single" w:sz="4" w:space="0" w:color="auto"/>
            </w:tcBorders>
            <w:noWrap/>
            <w:vAlign w:val="center"/>
            <w:hideMark/>
          </w:tcPr>
          <w:p w14:paraId="0052D675" w14:textId="0B7AD7E6" w:rsidR="00A81960" w:rsidRPr="00703ED4" w:rsidRDefault="00F42F09" w:rsidP="005A2A42">
            <w:pPr>
              <w:widowControl/>
              <w:rPr>
                <w:rFonts w:ascii="KaiTi" w:eastAsia="KaiTi" w:hAnsi="KaiTi"/>
                <w:i/>
                <w:iCs/>
                <w:color w:val="000000"/>
                <w:kern w:val="0"/>
                <w:sz w:val="28"/>
                <w:szCs w:val="28"/>
              </w:rPr>
            </w:pPr>
            <m:oMathPara>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3</m:t>
                    </m:r>
                  </m:sub>
                </m:sSub>
              </m:oMath>
            </m:oMathPara>
          </w:p>
        </w:tc>
        <w:tc>
          <w:tcPr>
            <w:tcW w:w="2420" w:type="dxa"/>
            <w:tcBorders>
              <w:top w:val="nil"/>
              <w:left w:val="nil"/>
              <w:bottom w:val="single" w:sz="4" w:space="0" w:color="auto"/>
              <w:right w:val="single" w:sz="4" w:space="0" w:color="auto"/>
            </w:tcBorders>
            <w:noWrap/>
            <w:vAlign w:val="bottom"/>
            <w:hideMark/>
          </w:tcPr>
          <w:p w14:paraId="04F9F124"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AGV_AtRobotArm</w:t>
            </w:r>
          </w:p>
        </w:tc>
        <w:tc>
          <w:tcPr>
            <w:tcW w:w="3260" w:type="dxa"/>
            <w:tcBorders>
              <w:top w:val="nil"/>
              <w:left w:val="nil"/>
              <w:bottom w:val="single" w:sz="4" w:space="0" w:color="auto"/>
              <w:right w:val="single" w:sz="4" w:space="0" w:color="auto"/>
            </w:tcBorders>
            <w:noWrap/>
            <w:vAlign w:val="bottom"/>
            <w:hideMark/>
          </w:tcPr>
          <w:p w14:paraId="03A4B31F"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w:t>
            </w:r>
            <w:r w:rsidRPr="00703ED4">
              <w:rPr>
                <w:rFonts w:ascii="KaiTi" w:eastAsia="KaiTi" w:hAnsi="KaiTi" w:cs="微软雅黑"/>
                <w:color w:val="000000"/>
                <w:kern w:val="0"/>
                <w:sz w:val="28"/>
                <w:szCs w:val="28"/>
              </w:rPr>
              <w:t>已到达机械臂位置</w:t>
            </w:r>
          </w:p>
        </w:tc>
      </w:tr>
      <w:tr w:rsidR="00A81960" w:rsidRPr="00703ED4" w14:paraId="301C2CE8" w14:textId="77777777" w:rsidTr="005A2A42">
        <w:trPr>
          <w:trHeight w:val="300"/>
          <w:jc w:val="center"/>
        </w:trPr>
        <w:tc>
          <w:tcPr>
            <w:tcW w:w="855" w:type="dxa"/>
            <w:tcBorders>
              <w:top w:val="nil"/>
              <w:left w:val="single" w:sz="4" w:space="0" w:color="auto"/>
              <w:bottom w:val="single" w:sz="4" w:space="0" w:color="auto"/>
              <w:right w:val="single" w:sz="4" w:space="0" w:color="auto"/>
            </w:tcBorders>
            <w:noWrap/>
            <w:vAlign w:val="center"/>
            <w:hideMark/>
          </w:tcPr>
          <w:p w14:paraId="05369AC6" w14:textId="27C50ECA" w:rsidR="00A81960" w:rsidRPr="00703ED4" w:rsidRDefault="00F42F09" w:rsidP="005A2A42">
            <w:pPr>
              <w:widowControl/>
              <w:rPr>
                <w:rFonts w:ascii="KaiTi" w:eastAsia="KaiTi" w:hAnsi="KaiTi"/>
                <w:i/>
                <w:iCs/>
                <w:color w:val="000000"/>
                <w:kern w:val="0"/>
                <w:sz w:val="28"/>
                <w:szCs w:val="28"/>
              </w:rPr>
            </w:pPr>
            <m:oMathPara>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4</m:t>
                    </m:r>
                  </m:sub>
                </m:sSub>
              </m:oMath>
            </m:oMathPara>
          </w:p>
        </w:tc>
        <w:tc>
          <w:tcPr>
            <w:tcW w:w="2420" w:type="dxa"/>
            <w:tcBorders>
              <w:top w:val="nil"/>
              <w:left w:val="nil"/>
              <w:bottom w:val="single" w:sz="4" w:space="0" w:color="auto"/>
              <w:right w:val="single" w:sz="4" w:space="0" w:color="auto"/>
            </w:tcBorders>
            <w:noWrap/>
            <w:vAlign w:val="bottom"/>
            <w:hideMark/>
          </w:tcPr>
          <w:p w14:paraId="1ADC5335"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AGV_MovingToOrigin</w:t>
            </w:r>
          </w:p>
        </w:tc>
        <w:tc>
          <w:tcPr>
            <w:tcW w:w="3260" w:type="dxa"/>
            <w:tcBorders>
              <w:top w:val="nil"/>
              <w:left w:val="nil"/>
              <w:bottom w:val="single" w:sz="4" w:space="0" w:color="auto"/>
              <w:right w:val="single" w:sz="4" w:space="0" w:color="auto"/>
            </w:tcBorders>
            <w:noWrap/>
            <w:vAlign w:val="bottom"/>
            <w:hideMark/>
          </w:tcPr>
          <w:p w14:paraId="1170D15A"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w:t>
            </w:r>
            <w:r w:rsidRPr="00703ED4">
              <w:rPr>
                <w:rFonts w:ascii="KaiTi" w:eastAsia="KaiTi" w:hAnsi="KaiTi" w:cs="微软雅黑"/>
                <w:color w:val="000000"/>
                <w:kern w:val="0"/>
                <w:sz w:val="28"/>
                <w:szCs w:val="28"/>
              </w:rPr>
              <w:t>正在返回原点（仓库位置）</w:t>
            </w:r>
          </w:p>
        </w:tc>
      </w:tr>
      <w:tr w:rsidR="00A81960" w:rsidRPr="00703ED4" w14:paraId="02757F43" w14:textId="77777777" w:rsidTr="005A2A42">
        <w:trPr>
          <w:trHeight w:val="300"/>
          <w:jc w:val="center"/>
        </w:trPr>
        <w:tc>
          <w:tcPr>
            <w:tcW w:w="855" w:type="dxa"/>
            <w:tcBorders>
              <w:top w:val="nil"/>
              <w:left w:val="single" w:sz="4" w:space="0" w:color="auto"/>
              <w:bottom w:val="single" w:sz="4" w:space="0" w:color="auto"/>
              <w:right w:val="single" w:sz="4" w:space="0" w:color="auto"/>
            </w:tcBorders>
            <w:noWrap/>
            <w:vAlign w:val="center"/>
            <w:hideMark/>
          </w:tcPr>
          <w:p w14:paraId="43F3977F" w14:textId="1420A04C" w:rsidR="00A81960" w:rsidRPr="00703ED4" w:rsidRDefault="00F42F09" w:rsidP="005A2A42">
            <w:pPr>
              <w:widowControl/>
              <w:rPr>
                <w:rFonts w:ascii="KaiTi" w:eastAsia="KaiTi" w:hAnsi="KaiTi"/>
                <w:i/>
                <w:iCs/>
                <w:color w:val="000000"/>
                <w:kern w:val="0"/>
                <w:sz w:val="28"/>
                <w:szCs w:val="28"/>
              </w:rPr>
            </w:pPr>
            <m:oMathPara>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5</m:t>
                    </m:r>
                  </m:sub>
                </m:sSub>
              </m:oMath>
            </m:oMathPara>
          </w:p>
        </w:tc>
        <w:tc>
          <w:tcPr>
            <w:tcW w:w="2420" w:type="dxa"/>
            <w:tcBorders>
              <w:top w:val="nil"/>
              <w:left w:val="nil"/>
              <w:bottom w:val="single" w:sz="4" w:space="0" w:color="auto"/>
              <w:right w:val="single" w:sz="4" w:space="0" w:color="auto"/>
            </w:tcBorders>
            <w:noWrap/>
            <w:vAlign w:val="bottom"/>
            <w:hideMark/>
          </w:tcPr>
          <w:p w14:paraId="7307CD75"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AGV_AtOrigin</w:t>
            </w:r>
          </w:p>
        </w:tc>
        <w:tc>
          <w:tcPr>
            <w:tcW w:w="3260" w:type="dxa"/>
            <w:tcBorders>
              <w:top w:val="nil"/>
              <w:left w:val="nil"/>
              <w:bottom w:val="single" w:sz="4" w:space="0" w:color="auto"/>
              <w:right w:val="single" w:sz="4" w:space="0" w:color="auto"/>
            </w:tcBorders>
            <w:noWrap/>
            <w:vAlign w:val="bottom"/>
            <w:hideMark/>
          </w:tcPr>
          <w:p w14:paraId="0D61F80B"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w:t>
            </w:r>
            <w:r w:rsidRPr="00703ED4">
              <w:rPr>
                <w:rFonts w:ascii="KaiTi" w:eastAsia="KaiTi" w:hAnsi="KaiTi" w:cs="微软雅黑"/>
                <w:color w:val="000000"/>
                <w:kern w:val="0"/>
                <w:sz w:val="28"/>
                <w:szCs w:val="28"/>
              </w:rPr>
              <w:t>已到达原点（仓库位置）</w:t>
            </w:r>
          </w:p>
        </w:tc>
      </w:tr>
      <w:tr w:rsidR="00A81960" w:rsidRPr="00703ED4" w14:paraId="6D8AE5AC" w14:textId="77777777" w:rsidTr="005A2A42">
        <w:trPr>
          <w:trHeight w:val="300"/>
          <w:jc w:val="center"/>
        </w:trPr>
        <w:tc>
          <w:tcPr>
            <w:tcW w:w="855" w:type="dxa"/>
            <w:tcBorders>
              <w:top w:val="nil"/>
              <w:left w:val="single" w:sz="4" w:space="0" w:color="auto"/>
              <w:bottom w:val="single" w:sz="4" w:space="0" w:color="auto"/>
              <w:right w:val="single" w:sz="4" w:space="0" w:color="auto"/>
            </w:tcBorders>
            <w:noWrap/>
            <w:vAlign w:val="center"/>
            <w:hideMark/>
          </w:tcPr>
          <w:p w14:paraId="709FE8D5" w14:textId="17A2D34F" w:rsidR="00A81960" w:rsidRPr="00703ED4" w:rsidRDefault="00F42F09" w:rsidP="005A2A42">
            <w:pPr>
              <w:widowControl/>
              <w:rPr>
                <w:rFonts w:ascii="KaiTi" w:eastAsia="KaiTi" w:hAnsi="KaiTi"/>
                <w:i/>
                <w:iCs/>
                <w:color w:val="000000"/>
                <w:kern w:val="0"/>
                <w:sz w:val="28"/>
                <w:szCs w:val="28"/>
              </w:rPr>
            </w:pPr>
            <m:oMathPara>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6</m:t>
                    </m:r>
                  </m:sub>
                </m:sSub>
              </m:oMath>
            </m:oMathPara>
          </w:p>
        </w:tc>
        <w:tc>
          <w:tcPr>
            <w:tcW w:w="2420" w:type="dxa"/>
            <w:tcBorders>
              <w:top w:val="nil"/>
              <w:left w:val="nil"/>
              <w:bottom w:val="single" w:sz="4" w:space="0" w:color="auto"/>
              <w:right w:val="single" w:sz="4" w:space="0" w:color="auto"/>
            </w:tcBorders>
            <w:noWrap/>
            <w:vAlign w:val="bottom"/>
            <w:hideMark/>
          </w:tcPr>
          <w:p w14:paraId="41B415C3"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RobotArm_idle</w:t>
            </w:r>
          </w:p>
        </w:tc>
        <w:tc>
          <w:tcPr>
            <w:tcW w:w="3260" w:type="dxa"/>
            <w:tcBorders>
              <w:top w:val="nil"/>
              <w:left w:val="nil"/>
              <w:bottom w:val="single" w:sz="4" w:space="0" w:color="auto"/>
              <w:right w:val="single" w:sz="4" w:space="0" w:color="auto"/>
            </w:tcBorders>
            <w:noWrap/>
            <w:vAlign w:val="bottom"/>
            <w:hideMark/>
          </w:tcPr>
          <w:p w14:paraId="34B3B747"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机械臂处于空闲状态</w:t>
            </w:r>
          </w:p>
        </w:tc>
      </w:tr>
      <w:tr w:rsidR="00A81960" w:rsidRPr="00703ED4" w14:paraId="6F640A7D" w14:textId="77777777" w:rsidTr="005A2A42">
        <w:trPr>
          <w:trHeight w:val="300"/>
          <w:jc w:val="center"/>
        </w:trPr>
        <w:tc>
          <w:tcPr>
            <w:tcW w:w="855" w:type="dxa"/>
            <w:tcBorders>
              <w:top w:val="nil"/>
              <w:left w:val="single" w:sz="4" w:space="0" w:color="auto"/>
              <w:bottom w:val="single" w:sz="4" w:space="0" w:color="auto"/>
              <w:right w:val="single" w:sz="4" w:space="0" w:color="auto"/>
            </w:tcBorders>
            <w:noWrap/>
            <w:vAlign w:val="bottom"/>
            <w:hideMark/>
          </w:tcPr>
          <w:p w14:paraId="0499F13F" w14:textId="34AE0886" w:rsidR="00A81960" w:rsidRPr="00703ED4" w:rsidRDefault="00F42F09" w:rsidP="005A2A42">
            <w:pPr>
              <w:widowControl/>
              <w:jc w:val="left"/>
              <w:rPr>
                <w:rFonts w:ascii="KaiTi" w:eastAsia="KaiTi" w:hAnsi="KaiTi"/>
                <w:color w:val="000000"/>
                <w:kern w:val="0"/>
                <w:sz w:val="28"/>
                <w:szCs w:val="28"/>
              </w:rPr>
            </w:pPr>
            <m:oMathPara>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7</m:t>
                    </m:r>
                  </m:sub>
                </m:sSub>
              </m:oMath>
            </m:oMathPara>
          </w:p>
        </w:tc>
        <w:tc>
          <w:tcPr>
            <w:tcW w:w="2420" w:type="dxa"/>
            <w:tcBorders>
              <w:top w:val="nil"/>
              <w:left w:val="nil"/>
              <w:bottom w:val="single" w:sz="4" w:space="0" w:color="auto"/>
              <w:right w:val="single" w:sz="4" w:space="0" w:color="auto"/>
            </w:tcBorders>
            <w:noWrap/>
            <w:vAlign w:val="bottom"/>
            <w:hideMark/>
          </w:tcPr>
          <w:p w14:paraId="20C8B7CF"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RobotArm_Producing</w:t>
            </w:r>
          </w:p>
        </w:tc>
        <w:tc>
          <w:tcPr>
            <w:tcW w:w="3260" w:type="dxa"/>
            <w:tcBorders>
              <w:top w:val="nil"/>
              <w:left w:val="nil"/>
              <w:bottom w:val="single" w:sz="4" w:space="0" w:color="auto"/>
              <w:right w:val="single" w:sz="4" w:space="0" w:color="auto"/>
            </w:tcBorders>
            <w:noWrap/>
            <w:vAlign w:val="bottom"/>
            <w:hideMark/>
          </w:tcPr>
          <w:p w14:paraId="4F404356"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机械臂正在进行生产加工</w:t>
            </w:r>
          </w:p>
        </w:tc>
      </w:tr>
    </w:tbl>
    <w:p w14:paraId="6BF34BDA" w14:textId="465FD960"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bCs/>
          <w:sz w:val="28"/>
          <w:szCs w:val="28"/>
        </w:rPr>
        <w:t>攻击场景：</w:t>
      </w:r>
      <w:r w:rsidRPr="00703ED4">
        <w:rPr>
          <w:rFonts w:ascii="Calibri" w:eastAsia="KaiTi" w:hAnsi="Calibri" w:cs="Calibri"/>
          <w:sz w:val="28"/>
          <w:szCs w:val="28"/>
        </w:rPr>
        <w:t> </w:t>
      </w:r>
      <w:r w:rsidRPr="00703ED4">
        <w:rPr>
          <w:rFonts w:ascii="KaiTi" w:eastAsia="KaiTi" w:hAnsi="KaiTi"/>
          <w:sz w:val="28"/>
          <w:szCs w:val="28"/>
        </w:rPr>
        <w:t>系统正常运行期间，攻击者对网络通信实施监听，</w:t>
      </w:r>
      <w:ins w:id="280" w:author="YU, QI (SI EP CEA R&amp;D DD)" w:date="2026-07-15T11:33:00Z">
        <w:r w:rsidR="008866C1" w:rsidRPr="008866C1">
          <w:rPr>
            <w:rFonts w:ascii="KaiTi" w:eastAsia="KaiTi" w:hAnsi="KaiTi"/>
            <w:sz w:val="28"/>
            <w:szCs w:val="28"/>
          </w:rPr>
          <w:t>在</w:t>
        </w:r>
        <m:oMath>
          <m:r>
            <w:rPr>
              <w:rFonts w:ascii="Cambria Math" w:eastAsia="KaiTi" w:hAnsi="Cambria Math"/>
              <w:sz w:val="28"/>
              <w:szCs w:val="28"/>
            </w:rPr>
            <m:t>t=500ms</m:t>
          </m:r>
        </m:oMath>
        <w:r w:rsidR="008866C1" w:rsidRPr="008866C1">
          <w:rPr>
            <w:rFonts w:ascii="KaiTi" w:eastAsia="KaiTi" w:hAnsi="KaiTi"/>
            <w:sz w:val="28"/>
            <w:szCs w:val="28"/>
          </w:rPr>
          <w:t>时刻，</w:t>
        </w:r>
      </w:ins>
      <w:del w:id="281" w:author="YU, QI (SI EP CEA R&amp;D DD)" w:date="2026-07-15T11:33:00Z">
        <w:r w:rsidRPr="00703ED4" w:rsidDel="008866C1">
          <w:rPr>
            <w:rFonts w:ascii="KaiTi" w:eastAsia="KaiTi" w:hAnsi="KaiTi"/>
            <w:sz w:val="28"/>
            <w:szCs w:val="28"/>
          </w:rPr>
          <w:delText>在</w:delText>
        </w:r>
      </w:del>
      <w:r w:rsidRPr="00703ED4">
        <w:rPr>
          <w:rFonts w:ascii="KaiTi" w:eastAsia="KaiTi" w:hAnsi="KaiTi"/>
          <w:sz w:val="28"/>
          <w:szCs w:val="28"/>
        </w:rPr>
        <w:t>AGV1实际正处于 AGV_MovingToRobotArm（</w:t>
      </w:r>
      <m:oMath>
        <m:sSub>
          <m:sSubPr>
            <m:ctrlPr>
              <w:ins w:id="282" w:author="YU, QI (SI EP CEA R&amp;D DD)" w:date="2026-07-14T17:37:00Z">
                <w:rPr>
                  <w:rFonts w:ascii="Cambria Math" w:eastAsia="KaiTi" w:hAnsi="Cambria Math"/>
                  <w:i/>
                  <w:iCs/>
                  <w:color w:val="000000"/>
                  <w:kern w:val="0"/>
                  <w:sz w:val="28"/>
                  <w:szCs w:val="28"/>
                </w:rPr>
              </w:ins>
            </m:ctrlPr>
          </m:sSubPr>
          <m:e>
            <m:r>
              <w:ins w:id="283" w:author="YU, QI (SI EP CEA R&amp;D DD)" w:date="2026-07-14T17:37:00Z">
                <w:rPr>
                  <w:rFonts w:ascii="Cambria Math" w:eastAsia="KaiTi" w:hAnsi="Cambria Math" w:hint="eastAsia"/>
                  <w:color w:val="000000"/>
                  <w:kern w:val="0"/>
                  <w:sz w:val="28"/>
                  <w:szCs w:val="28"/>
                </w:rPr>
                <m:t>s</m:t>
              </w:ins>
            </m:r>
          </m:e>
          <m:sub>
            <m:r>
              <w:ins w:id="284" w:author="YU, QI (SI EP CEA R&amp;D DD)" w:date="2026-07-14T17:37:00Z">
                <w:rPr>
                  <w:rFonts w:ascii="Cambria Math" w:eastAsia="KaiTi" w:hAnsi="Cambria Math"/>
                  <w:color w:val="000000"/>
                  <w:kern w:val="0"/>
                  <w:sz w:val="28"/>
                  <w:szCs w:val="28"/>
                </w:rPr>
                <m:t>2</m:t>
              </w:ins>
            </m:r>
          </m:sub>
        </m:sSub>
      </m:oMath>
      <w:r w:rsidRPr="00703ED4">
        <w:rPr>
          <w:rFonts w:ascii="KaiTi" w:eastAsia="KaiTi" w:hAnsi="KaiTi"/>
          <w:sz w:val="28"/>
          <w:szCs w:val="28"/>
        </w:rPr>
        <w:t>）状态时，向调度系统注入伪造的重放消息"AGV_AtRobotArm（AGV_ID:1）"，企图使调度系统误判AGV1已到位并提前下发新任务，从而破坏正常的生产工艺流程。</w:t>
      </w:r>
    </w:p>
    <w:p w14:paraId="6FB1E081" w14:textId="77777777"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步骤S1、状态转移预测模型构建</w:t>
      </w:r>
    </w:p>
    <w:p w14:paraId="66612B56" w14:textId="506A95FD" w:rsidR="00A81960" w:rsidRPr="00703ED4" w:rsidRDefault="00A81960" w:rsidP="00A81960">
      <w:pPr>
        <w:spacing w:line="360" w:lineRule="auto"/>
        <w:ind w:firstLineChars="200" w:firstLine="560"/>
        <w:rPr>
          <w:rFonts w:ascii="KaiTi" w:eastAsia="KaiTi" w:hAnsi="KaiTi"/>
          <w:sz w:val="28"/>
          <w:szCs w:val="28"/>
        </w:rPr>
      </w:pPr>
      <w:del w:id="285" w:author="YU, QI (SI EP CEA R&amp;D DD)" w:date="2026-07-15T10:59:00Z">
        <w:r w:rsidRPr="00703ED4" w:rsidDel="00937701">
          <w:rPr>
            <w:rFonts w:ascii="KaiTi" w:eastAsia="KaiTi" w:hAnsi="KaiTi"/>
            <w:sz w:val="28"/>
            <w:szCs w:val="28"/>
          </w:rPr>
          <w:delText>多智能体</w:delText>
        </w:r>
      </w:del>
      <w:ins w:id="286" w:author="YU, QI (SI EP CEA R&amp;D DD)" w:date="2026-07-15T10:59:00Z">
        <w:r w:rsidR="00937701">
          <w:rPr>
            <w:rFonts w:ascii="KaiTi" w:eastAsia="KaiTi" w:hAnsi="KaiTi"/>
            <w:sz w:val="28"/>
            <w:szCs w:val="28"/>
          </w:rPr>
          <w:t>多智能体系统</w:t>
        </w:r>
      </w:ins>
      <w:r w:rsidRPr="00703ED4">
        <w:rPr>
          <w:rFonts w:ascii="KaiTi" w:eastAsia="KaiTi" w:hAnsi="KaiTi"/>
          <w:sz w:val="28"/>
          <w:szCs w:val="28"/>
        </w:rPr>
        <w:t>平台在</w:t>
      </w:r>
      <w:r w:rsidRPr="00703ED4">
        <w:rPr>
          <w:rFonts w:ascii="KaiTi" w:eastAsia="KaiTi" w:hAnsi="KaiTi" w:hint="eastAsia"/>
          <w:sz w:val="28"/>
          <w:szCs w:val="28"/>
        </w:rPr>
        <w:t>前面的</w:t>
      </w:r>
      <w:r w:rsidRPr="00703ED4">
        <w:rPr>
          <w:rFonts w:ascii="KaiTi" w:eastAsia="KaiTi" w:hAnsi="KaiTi"/>
          <w:sz w:val="28"/>
          <w:szCs w:val="28"/>
        </w:rPr>
        <w:t>正常运行期间共采集到188条状态转移记录，构成历史状态数据集：</w:t>
      </w:r>
    </w:p>
    <w:p w14:paraId="38C86E97" w14:textId="77777777" w:rsidR="00A81960" w:rsidRPr="00703ED4" w:rsidRDefault="00F42F09" w:rsidP="00A81960">
      <w:pPr>
        <w:spacing w:line="360" w:lineRule="auto"/>
        <w:ind w:firstLineChars="200" w:firstLine="560"/>
        <w:rPr>
          <w:rFonts w:ascii="KaiTi" w:eastAsia="KaiTi" w:hAnsi="KaiTi"/>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D</m:t>
              </m:r>
            </m:e>
            <m:sub>
              <m:r>
                <w:rPr>
                  <w:rFonts w:ascii="Cambria Math" w:eastAsia="KaiTi" w:hAnsi="Cambria Math"/>
                  <w:sz w:val="28"/>
                  <w:szCs w:val="28"/>
                </w:rPr>
                <m:t>h</m:t>
              </m:r>
              <m:r>
                <w:rPr>
                  <w:rFonts w:ascii="Cambria Math" w:eastAsia="KaiTi" w:hAnsi="Cambria Math"/>
                  <w:sz w:val="28"/>
                  <w:szCs w:val="28"/>
                </w:rPr>
                <m:t>istory</m:t>
              </m:r>
            </m:sub>
          </m:sSub>
          <m:r>
            <w:rPr>
              <w:rFonts w:ascii="Cambria Math" w:eastAsia="KaiTi" w:hAnsi="Cambria Math"/>
              <w:sz w:val="28"/>
              <w:szCs w:val="28"/>
            </w:rPr>
            <m:t>={</m:t>
          </m:r>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1</m:t>
                      </m:r>
                    </m:sub>
                  </m:sSub>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2</m:t>
                      </m:r>
                    </m:sub>
                  </m:sSub>
                </m:sub>
              </m:sSub>
            </m:e>
          </m:d>
          <m:r>
            <w:rPr>
              <w:rFonts w:ascii="Cambria Math" w:eastAsia="KaiTi" w:hAnsi="Cambria Math"/>
              <w:sz w:val="28"/>
              <w:szCs w:val="28"/>
            </w:rPr>
            <m:t>,</m:t>
          </m:r>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2</m:t>
                      </m:r>
                    </m:sub>
                  </m:sSub>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3</m:t>
                      </m:r>
                    </m:sub>
                  </m:sSub>
                </m:sub>
              </m:sSub>
            </m:e>
          </m:d>
          <m:r>
            <w:rPr>
              <w:rFonts w:ascii="Cambria Math" w:eastAsia="KaiTi" w:hAnsi="Cambria Math"/>
              <w:sz w:val="28"/>
              <w:szCs w:val="28"/>
            </w:rPr>
            <m:t>,…</m:t>
          </m:r>
          <m:d>
            <m:dPr>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187</m:t>
                      </m:r>
                    </m:sub>
                  </m:sSub>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sSub>
                    <m:sSubPr>
                      <m:ctrlPr>
                        <w:rPr>
                          <w:rFonts w:ascii="Cambria Math" w:eastAsia="KaiTi" w:hAnsi="Cambria Math"/>
                          <w:i/>
                          <w:sz w:val="28"/>
                          <w:szCs w:val="28"/>
                        </w:rPr>
                      </m:ctrlPr>
                    </m:sSubPr>
                    <m:e>
                      <m:r>
                        <w:rPr>
                          <w:rFonts w:ascii="Cambria Math" w:eastAsia="KaiTi" w:hAnsi="Cambria Math"/>
                          <w:sz w:val="28"/>
                          <w:szCs w:val="28"/>
                        </w:rPr>
                        <m:t>t</m:t>
                      </m:r>
                    </m:e>
                    <m:sub>
                      <m:r>
                        <w:rPr>
                          <w:rFonts w:ascii="Cambria Math" w:eastAsia="KaiTi" w:hAnsi="Cambria Math"/>
                          <w:sz w:val="28"/>
                          <w:szCs w:val="28"/>
                        </w:rPr>
                        <m:t>188</m:t>
                      </m:r>
                    </m:sub>
                  </m:sSub>
                </m:sub>
              </m:sSub>
            </m:e>
          </m:d>
          <m:r>
            <w:rPr>
              <w:rFonts w:ascii="Cambria Math" w:eastAsia="KaiTi" w:hAnsi="Cambria Math"/>
              <w:sz w:val="28"/>
              <w:szCs w:val="28"/>
            </w:rPr>
            <m:t>}</m:t>
          </m:r>
        </m:oMath>
      </m:oMathPara>
    </w:p>
    <w:p w14:paraId="7C47635B"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共188个状态</w:t>
      </w:r>
      <w:r w:rsidRPr="00703ED4">
        <w:rPr>
          <w:rFonts w:ascii="KaiTi" w:eastAsia="KaiTi" w:hAnsi="KaiTi" w:hint="eastAsia"/>
          <w:sz w:val="28"/>
          <w:szCs w:val="28"/>
        </w:rPr>
        <w:t>转移</w:t>
      </w:r>
      <w:r w:rsidRPr="00703ED4">
        <w:rPr>
          <w:rFonts w:ascii="KaiTi" w:eastAsia="KaiTi" w:hAnsi="KaiTi"/>
          <w:sz w:val="28"/>
          <w:szCs w:val="28"/>
        </w:rPr>
        <w:t>对，覆盖AGV与机械臂在完成25项任务过程中发生的全部状态转移事件。</w:t>
      </w:r>
    </w:p>
    <w:p w14:paraId="4D67D604" w14:textId="79AA1138" w:rsidR="005360F7" w:rsidRPr="00703ED4" w:rsidRDefault="005360F7" w:rsidP="00A81960">
      <w:pPr>
        <w:spacing w:line="360" w:lineRule="auto"/>
        <w:ind w:firstLineChars="200" w:firstLine="560"/>
        <w:rPr>
          <w:rFonts w:ascii="KaiTi" w:eastAsia="KaiTi" w:hAnsi="KaiTi"/>
          <w:iCs/>
          <w:sz w:val="28"/>
          <w:szCs w:val="28"/>
        </w:rPr>
      </w:pPr>
      <w:r w:rsidRPr="00703ED4">
        <w:rPr>
          <w:rFonts w:ascii="KaiTi" w:eastAsia="KaiTi" w:hAnsi="KaiTi" w:hint="eastAsia"/>
          <w:iCs/>
          <w:sz w:val="28"/>
          <w:szCs w:val="28"/>
        </w:rPr>
        <w:t>通过</w:t>
      </w:r>
      <w:r w:rsidRPr="00703ED4">
        <w:rPr>
          <w:rFonts w:ascii="KaiTi" w:eastAsia="KaiTi" w:hAnsi="KaiTi"/>
          <w:iCs/>
          <w:sz w:val="28"/>
          <w:szCs w:val="28"/>
        </w:rPr>
        <w:t>马尔可夫链建模</w:t>
      </w:r>
      <w:r w:rsidRPr="00703ED4">
        <w:rPr>
          <w:rFonts w:ascii="KaiTi" w:eastAsia="KaiTi" w:hAnsi="KaiTi" w:hint="eastAsia"/>
          <w:iCs/>
          <w:sz w:val="28"/>
          <w:szCs w:val="28"/>
        </w:rPr>
        <w:t>，</w:t>
      </w:r>
      <w:r w:rsidRPr="00703ED4">
        <w:rPr>
          <w:rFonts w:ascii="KaiTi" w:eastAsia="KaiTi" w:hAnsi="KaiTi"/>
          <w:iCs/>
          <w:sz w:val="28"/>
          <w:szCs w:val="28"/>
        </w:rPr>
        <w:t>从</w:t>
      </w:r>
      <m:oMath>
        <m:sSub>
          <m:sSubPr>
            <m:ctrlPr>
              <w:rPr>
                <w:rFonts w:ascii="Cambria Math" w:eastAsia="KaiTi" w:hAnsi="Cambria Math"/>
                <w:i/>
                <w:iCs/>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Pr="00703ED4">
        <w:rPr>
          <w:rFonts w:ascii="KaiTi" w:eastAsia="KaiTi" w:hAnsi="KaiTi" w:hint="eastAsia"/>
          <w:iCs/>
          <w:sz w:val="28"/>
          <w:szCs w:val="28"/>
        </w:rPr>
        <w:t>中</w:t>
      </w:r>
      <w:r w:rsidRPr="00703ED4">
        <w:rPr>
          <w:rFonts w:ascii="KaiTi" w:eastAsia="KaiTi" w:hAnsi="KaiTi"/>
          <w:iCs/>
          <w:sz w:val="28"/>
          <w:szCs w:val="28"/>
        </w:rPr>
        <w:t>定量提取各状态之间的转移概率</w:t>
      </w:r>
      <w:r w:rsidRPr="00703ED4">
        <w:rPr>
          <w:rFonts w:ascii="KaiTi" w:eastAsia="KaiTi" w:hAnsi="KaiTi" w:hint="eastAsia"/>
          <w:iCs/>
          <w:sz w:val="28"/>
          <w:szCs w:val="28"/>
        </w:rPr>
        <w:t>：</w:t>
      </w:r>
    </w:p>
    <w:p w14:paraId="09F7D219" w14:textId="41F937BA" w:rsidR="00A81960" w:rsidRPr="00703ED4" w:rsidRDefault="00A81960" w:rsidP="00A81960">
      <w:pPr>
        <w:spacing w:line="360" w:lineRule="auto"/>
        <w:ind w:firstLineChars="200" w:firstLine="560"/>
        <w:rPr>
          <w:rFonts w:ascii="KaiTi" w:eastAsia="KaiTi" w:hAnsi="KaiTi"/>
          <w:sz w:val="28"/>
          <w:szCs w:val="28"/>
        </w:rPr>
      </w:pPr>
      <w:del w:id="287" w:author="YU, QI (SI EP CEA R&amp;D DD)" w:date="2026-07-15T11:34:00Z">
        <w:r w:rsidRPr="00703ED4" w:rsidDel="008866C1">
          <w:rPr>
            <w:rFonts w:ascii="KaiTi" w:eastAsia="KaiTi" w:hAnsi="KaiTi"/>
            <w:bCs/>
            <w:sz w:val="28"/>
            <w:szCs w:val="28"/>
          </w:rPr>
          <w:delText>S111</w:delText>
        </w:r>
      </w:del>
      <w:ins w:id="288" w:author="YU, QI (SI EP CEA R&amp;D DD)" w:date="2026-07-15T11:34:00Z">
        <w:r w:rsidR="008866C1" w:rsidRPr="00703ED4">
          <w:rPr>
            <w:rFonts w:ascii="KaiTi" w:eastAsia="KaiTi" w:hAnsi="KaiTi"/>
            <w:bCs/>
            <w:sz w:val="28"/>
            <w:szCs w:val="28"/>
          </w:rPr>
          <w:t>S</w:t>
        </w:r>
        <w:r w:rsidR="008866C1">
          <w:rPr>
            <w:rFonts w:ascii="KaiTi" w:eastAsia="KaiTi" w:hAnsi="KaiTi" w:hint="eastAsia"/>
            <w:bCs/>
            <w:sz w:val="28"/>
            <w:szCs w:val="28"/>
          </w:rPr>
          <w:t>11</w:t>
        </w:r>
      </w:ins>
      <w:r w:rsidRPr="00703ED4">
        <w:rPr>
          <w:rFonts w:ascii="KaiTi" w:eastAsia="KaiTi" w:hAnsi="KaiTi"/>
          <w:sz w:val="28"/>
          <w:szCs w:val="28"/>
        </w:rPr>
        <w:t>：初始化</w:t>
      </w:r>
      <m:oMath>
        <m:r>
          <w:rPr>
            <w:rFonts w:ascii="Cambria Math" w:eastAsia="KaiTi" w:hAnsi="Cambria Math"/>
            <w:sz w:val="28"/>
            <w:szCs w:val="28"/>
          </w:rPr>
          <m:t>7×7</m:t>
        </m:r>
      </m:oMath>
      <w:r w:rsidRPr="00703ED4">
        <w:rPr>
          <w:rFonts w:ascii="KaiTi" w:eastAsia="KaiTi" w:hAnsi="KaiTi" w:hint="eastAsia"/>
          <w:sz w:val="28"/>
          <w:szCs w:val="28"/>
        </w:rPr>
        <w:t>的</w:t>
      </w:r>
      <w:r w:rsidRPr="00703ED4">
        <w:rPr>
          <w:rFonts w:ascii="KaiTi" w:eastAsia="KaiTi" w:hAnsi="KaiTi"/>
          <w:sz w:val="28"/>
          <w:szCs w:val="28"/>
        </w:rPr>
        <w:t>状态转移计数矩阵，所有元素置零：</w:t>
      </w:r>
      <m:oMath>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7×7</m:t>
            </m:r>
          </m:e>
        </m:d>
        <m:r>
          <w:rPr>
            <w:rFonts w:ascii="Cambria Math" w:eastAsia="KaiTi" w:hAnsi="Cambria Math"/>
            <w:sz w:val="28"/>
            <w:szCs w:val="28"/>
          </w:rPr>
          <m:t>=0</m:t>
        </m:r>
      </m:oMath>
    </w:p>
    <w:p w14:paraId="0343BAFD" w14:textId="47AD34E2" w:rsidR="00A81960" w:rsidRPr="00703ED4" w:rsidRDefault="00A81960" w:rsidP="00A81960">
      <w:pPr>
        <w:spacing w:line="360" w:lineRule="auto"/>
        <w:ind w:firstLineChars="200" w:firstLine="560"/>
        <w:rPr>
          <w:rFonts w:ascii="KaiTi" w:eastAsia="KaiTi" w:hAnsi="KaiTi"/>
          <w:sz w:val="28"/>
          <w:szCs w:val="28"/>
        </w:rPr>
      </w:pPr>
      <w:del w:id="289" w:author="YU, QI (SI EP CEA R&amp;D DD)" w:date="2026-07-15T11:34:00Z">
        <w:r w:rsidRPr="00703ED4" w:rsidDel="008866C1">
          <w:rPr>
            <w:rFonts w:ascii="KaiTi" w:eastAsia="KaiTi" w:hAnsi="KaiTi"/>
            <w:bCs/>
            <w:sz w:val="28"/>
            <w:szCs w:val="28"/>
          </w:rPr>
          <w:delText>S112</w:delText>
        </w:r>
      </w:del>
      <w:ins w:id="290" w:author="YU, QI (SI EP CEA R&amp;D DD)" w:date="2026-07-15T11:34:00Z">
        <w:r w:rsidR="008866C1" w:rsidRPr="00703ED4">
          <w:rPr>
            <w:rFonts w:ascii="KaiTi" w:eastAsia="KaiTi" w:hAnsi="KaiTi"/>
            <w:bCs/>
            <w:sz w:val="28"/>
            <w:szCs w:val="28"/>
          </w:rPr>
          <w:t>S</w:t>
        </w:r>
        <w:r w:rsidR="008866C1">
          <w:rPr>
            <w:rFonts w:ascii="KaiTi" w:eastAsia="KaiTi" w:hAnsi="KaiTi" w:hint="eastAsia"/>
            <w:bCs/>
            <w:sz w:val="28"/>
            <w:szCs w:val="28"/>
          </w:rPr>
          <w:t>12</w:t>
        </w:r>
      </w:ins>
      <w:r w:rsidRPr="00703ED4">
        <w:rPr>
          <w:rFonts w:ascii="KaiTi" w:eastAsia="KaiTi" w:hAnsi="KaiTi"/>
          <w:sz w:val="28"/>
          <w:szCs w:val="28"/>
        </w:rPr>
        <w:t>：遍历</w:t>
      </w:r>
      <m:oMath>
        <m:sSub>
          <m:sSubPr>
            <m:ctrlPr>
              <w:rPr>
                <w:rFonts w:ascii="Cambria Math" w:eastAsia="KaiTi" w:hAnsi="Cambria Math"/>
                <w:i/>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Pr="00703ED4">
        <w:rPr>
          <w:rFonts w:ascii="KaiTi" w:eastAsia="KaiTi" w:hAnsi="KaiTi" w:hint="eastAsia"/>
          <w:sz w:val="28"/>
          <w:szCs w:val="28"/>
        </w:rPr>
        <w:t>中</w:t>
      </w:r>
      <w:r w:rsidRPr="00703ED4">
        <w:rPr>
          <w:rFonts w:ascii="KaiTi" w:eastAsia="KaiTi" w:hAnsi="KaiTi"/>
          <w:sz w:val="28"/>
          <w:szCs w:val="28"/>
        </w:rPr>
        <w:t>的全部188个状态对，对每次发生的状态转移累计计数：</w:t>
      </w:r>
      <m:oMath>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r>
          <w:rPr>
            <w:rFonts w:ascii="Cambria Math" w:eastAsia="KaiTi" w:hAnsi="Cambria Math"/>
            <w:sz w:val="28"/>
            <w:szCs w:val="28"/>
          </w:rPr>
          <m:t>+=1</m:t>
        </m:r>
      </m:oMath>
      <w:r w:rsidRPr="00703ED4">
        <w:rPr>
          <w:rFonts w:ascii="KaiTi" w:eastAsia="KaiTi" w:hAnsi="KaiTi" w:hint="eastAsia"/>
          <w:sz w:val="28"/>
          <w:szCs w:val="28"/>
        </w:rPr>
        <w:t>。</w:t>
      </w:r>
    </w:p>
    <w:p w14:paraId="58692E56" w14:textId="5C5787C5" w:rsidR="00A81960" w:rsidRPr="00703ED4" w:rsidRDefault="00A81960" w:rsidP="00A81960">
      <w:pPr>
        <w:spacing w:line="360" w:lineRule="auto"/>
        <w:ind w:firstLineChars="200" w:firstLine="560"/>
        <w:rPr>
          <w:rFonts w:ascii="KaiTi" w:eastAsia="KaiTi" w:hAnsi="KaiTi"/>
          <w:sz w:val="28"/>
          <w:szCs w:val="28"/>
        </w:rPr>
      </w:pPr>
      <w:del w:id="291" w:author="YU, QI (SI EP CEA R&amp;D DD)" w:date="2026-07-15T11:35:00Z">
        <w:r w:rsidRPr="00703ED4" w:rsidDel="008866C1">
          <w:rPr>
            <w:rFonts w:ascii="KaiTi" w:eastAsia="KaiTi" w:hAnsi="KaiTi"/>
            <w:bCs/>
            <w:sz w:val="28"/>
            <w:szCs w:val="28"/>
          </w:rPr>
          <w:delText>S113</w:delText>
        </w:r>
      </w:del>
      <w:ins w:id="292" w:author="YU, QI (SI EP CEA R&amp;D DD)" w:date="2026-07-15T11:35:00Z">
        <w:r w:rsidR="008866C1" w:rsidRPr="00703ED4">
          <w:rPr>
            <w:rFonts w:ascii="KaiTi" w:eastAsia="KaiTi" w:hAnsi="KaiTi"/>
            <w:bCs/>
            <w:sz w:val="28"/>
            <w:szCs w:val="28"/>
          </w:rPr>
          <w:t>S</w:t>
        </w:r>
        <w:r w:rsidR="008866C1">
          <w:rPr>
            <w:rFonts w:ascii="KaiTi" w:eastAsia="KaiTi" w:hAnsi="KaiTi" w:hint="eastAsia"/>
            <w:bCs/>
            <w:sz w:val="28"/>
            <w:szCs w:val="28"/>
          </w:rPr>
          <w:t>13</w:t>
        </w:r>
      </w:ins>
      <w:r w:rsidRPr="00703ED4">
        <w:rPr>
          <w:rFonts w:ascii="KaiTi" w:eastAsia="KaiTi" w:hAnsi="KaiTi"/>
          <w:sz w:val="28"/>
          <w:szCs w:val="28"/>
        </w:rPr>
        <w:t>：依据工业操作约束对计数矩阵进行修正，物理上不可能发生的状态转移，将对应的</w:t>
      </w:r>
      <m:oMath>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oMath>
      <w:r w:rsidRPr="00703ED4">
        <w:rPr>
          <w:rFonts w:ascii="KaiTi" w:eastAsia="KaiTi" w:hAnsi="KaiTi"/>
          <w:sz w:val="28"/>
          <w:szCs w:val="28"/>
        </w:rPr>
        <w:t>置0</w:t>
      </w:r>
      <w:r w:rsidRPr="00703ED4">
        <w:rPr>
          <w:rFonts w:ascii="KaiTi" w:eastAsia="KaiTi" w:hAnsi="KaiTi" w:hint="eastAsia"/>
          <w:sz w:val="28"/>
          <w:szCs w:val="28"/>
        </w:rPr>
        <w:t>；</w:t>
      </w:r>
      <w:r w:rsidR="004766F2" w:rsidRPr="00703ED4">
        <w:rPr>
          <w:rFonts w:ascii="KaiTi" w:eastAsia="KaiTi" w:hAnsi="KaiTi"/>
          <w:sz w:val="28"/>
          <w:szCs w:val="28"/>
        </w:rPr>
        <w:t>对必然发生的转移</w:t>
      </w:r>
      <w:r w:rsidR="004766F2" w:rsidRPr="00703ED4">
        <w:rPr>
          <w:rFonts w:ascii="KaiTi" w:eastAsia="KaiTi" w:hAnsi="KaiTi" w:hint="eastAsia"/>
          <w:sz w:val="28"/>
          <w:szCs w:val="28"/>
        </w:rPr>
        <w:t>，例</w:t>
      </w:r>
      <w:r w:rsidRPr="00703ED4">
        <w:rPr>
          <w:rFonts w:ascii="KaiTi" w:eastAsia="KaiTi" w:hAnsi="KaiTi"/>
          <w:sz w:val="28"/>
          <w:szCs w:val="28"/>
        </w:rPr>
        <w:t>如AGV_AtRobotArm</w:t>
      </w:r>
      <w:r w:rsidRPr="00703ED4">
        <w:rPr>
          <w:rFonts w:ascii="KaiTi" w:eastAsia="KaiTi" w:hAnsi="KaiTi" w:hint="eastAsia"/>
          <w:sz w:val="28"/>
          <w:szCs w:val="28"/>
        </w:rPr>
        <w:t>下一状态</w:t>
      </w:r>
      <w:r w:rsidRPr="00703ED4">
        <w:rPr>
          <w:rFonts w:ascii="KaiTi" w:eastAsia="KaiTi" w:hAnsi="KaiTi"/>
          <w:sz w:val="28"/>
          <w:szCs w:val="28"/>
        </w:rPr>
        <w:t>必然转移至AGV_MovingToOrigin，将对应</w:t>
      </w:r>
      <m:oMath>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oMath>
      <w:r w:rsidRPr="00703ED4">
        <w:rPr>
          <w:rFonts w:ascii="KaiTi" w:eastAsia="KaiTi" w:hAnsi="KaiTi"/>
          <w:sz w:val="28"/>
          <w:szCs w:val="28"/>
        </w:rPr>
        <w:t>置1</w:t>
      </w:r>
      <w:r w:rsidR="004766F2" w:rsidRPr="00703ED4">
        <w:rPr>
          <w:rFonts w:ascii="KaiTi" w:eastAsia="KaiTi" w:hAnsi="KaiTi"/>
          <w:sz w:val="28"/>
          <w:szCs w:val="28"/>
        </w:rPr>
        <w:t>，确保归一化后具有非零概率</w:t>
      </w:r>
      <w:r w:rsidR="004766F2" w:rsidRPr="00703ED4">
        <w:rPr>
          <w:rFonts w:ascii="KaiTi" w:eastAsia="KaiTi" w:hAnsi="KaiTi" w:hint="eastAsia"/>
          <w:sz w:val="28"/>
          <w:szCs w:val="28"/>
        </w:rPr>
        <w:t>；</w:t>
      </w:r>
    </w:p>
    <w:p w14:paraId="56237C73" w14:textId="567DDDD2" w:rsidR="00A81960" w:rsidRPr="00703ED4" w:rsidRDefault="00A81960" w:rsidP="00A81960">
      <w:pPr>
        <w:spacing w:line="360" w:lineRule="auto"/>
        <w:ind w:firstLineChars="200" w:firstLine="560"/>
        <w:rPr>
          <w:rFonts w:ascii="KaiTi" w:eastAsia="KaiTi" w:hAnsi="KaiTi"/>
          <w:sz w:val="28"/>
          <w:szCs w:val="28"/>
        </w:rPr>
      </w:pPr>
      <w:del w:id="293" w:author="YU, QI (SI EP CEA R&amp;D DD)" w:date="2026-07-15T11:35:00Z">
        <w:r w:rsidRPr="00703ED4" w:rsidDel="008866C1">
          <w:rPr>
            <w:rFonts w:ascii="KaiTi" w:eastAsia="KaiTi" w:hAnsi="KaiTi"/>
            <w:bCs/>
            <w:sz w:val="28"/>
            <w:szCs w:val="28"/>
          </w:rPr>
          <w:delText>S114</w:delText>
        </w:r>
      </w:del>
      <w:ins w:id="294" w:author="YU, QI (SI EP CEA R&amp;D DD)" w:date="2026-07-15T11:35:00Z">
        <w:r w:rsidR="008866C1" w:rsidRPr="00703ED4">
          <w:rPr>
            <w:rFonts w:ascii="KaiTi" w:eastAsia="KaiTi" w:hAnsi="KaiTi"/>
            <w:bCs/>
            <w:sz w:val="28"/>
            <w:szCs w:val="28"/>
          </w:rPr>
          <w:t>S</w:t>
        </w:r>
        <w:r w:rsidR="008866C1">
          <w:rPr>
            <w:rFonts w:ascii="KaiTi" w:eastAsia="KaiTi" w:hAnsi="KaiTi" w:hint="eastAsia"/>
            <w:bCs/>
            <w:sz w:val="28"/>
            <w:szCs w:val="28"/>
          </w:rPr>
          <w:t>14</w:t>
        </w:r>
      </w:ins>
      <w:r w:rsidRPr="00703ED4">
        <w:rPr>
          <w:rFonts w:ascii="KaiTi" w:eastAsia="KaiTi" w:hAnsi="KaiTi"/>
          <w:sz w:val="28"/>
          <w:szCs w:val="28"/>
        </w:rPr>
        <w:t>：按行归一化，计算状态转移概率矩阵：</w:t>
      </w:r>
    </w:p>
    <w:p w14:paraId="2A6A2524" w14:textId="1D7D32AA" w:rsidR="00A81960" w:rsidRPr="00703ED4" w:rsidRDefault="003F418F" w:rsidP="00A81960">
      <w:pPr>
        <w:spacing w:line="360" w:lineRule="auto"/>
        <w:ind w:firstLineChars="200" w:firstLine="560"/>
        <w:rPr>
          <w:rFonts w:ascii="KaiTi" w:eastAsia="KaiTi" w:hAnsi="KaiTi"/>
          <w:sz w:val="28"/>
          <w:szCs w:val="28"/>
        </w:rPr>
      </w:pPr>
      <m:oMathPara>
        <m:oMath>
          <m:r>
            <w:rPr>
              <w:rFonts w:ascii="Cambria Math" w:eastAsia="KaiTi" w:hAnsi="Cambria Math"/>
              <w:sz w:val="28"/>
              <w:szCs w:val="28"/>
            </w:rPr>
            <m:t>P</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r>
            <w:rPr>
              <w:rFonts w:ascii="Cambria Math" w:eastAsia="KaiTi" w:hAnsi="Cambria Math"/>
              <w:sz w:val="28"/>
              <w:szCs w:val="28"/>
            </w:rPr>
            <m:t>=</m:t>
          </m:r>
          <m:f>
            <m:fPr>
              <m:ctrlPr>
                <w:rPr>
                  <w:rFonts w:ascii="Cambria Math" w:eastAsia="KaiTi" w:hAnsi="Cambria Math"/>
                  <w:i/>
                  <w:sz w:val="28"/>
                  <w:szCs w:val="28"/>
                </w:rPr>
              </m:ctrlPr>
            </m:fPr>
            <m:num>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num>
            <m:den>
              <m:nary>
                <m:naryPr>
                  <m:chr m:val="∑"/>
                  <m:limLoc m:val="undOvr"/>
                  <m:subHide m:val="1"/>
                  <m:supHide m:val="1"/>
                  <m:ctrlPr>
                    <w:rPr>
                      <w:rFonts w:ascii="Cambria Math" w:eastAsia="KaiTi" w:hAnsi="Cambria Math"/>
                      <w:i/>
                      <w:sz w:val="28"/>
                      <w:szCs w:val="28"/>
                    </w:rPr>
                  </m:ctrlPr>
                </m:naryPr>
                <m:sub/>
                <m:sup/>
                <m:e>
                  <m:r>
                    <w:rPr>
                      <w:rFonts w:ascii="Cambria Math" w:eastAsia="KaiTi" w:hAnsi="Cambria Math"/>
                      <w:sz w:val="28"/>
                      <w:szCs w:val="28"/>
                    </w:rPr>
                    <m:t>Count</m:t>
                  </m:r>
                  <m:d>
                    <m:dPr>
                      <m:begChr m:val="["/>
                      <m:endChr m:val="]"/>
                      <m:ctrlPr>
                        <w:rPr>
                          <w:rFonts w:ascii="Cambria Math" w:eastAsia="KaiTi" w:hAnsi="Cambria Math"/>
                          <w:i/>
                          <w:sz w:val="28"/>
                          <w:szCs w:val="28"/>
                        </w:rPr>
                      </m:ctrlPr>
                    </m:dPr>
                    <m:e>
                      <m:r>
                        <w:rPr>
                          <w:rFonts w:ascii="Cambria Math" w:eastAsia="KaiTi" w:hAnsi="Cambria Math"/>
                          <w:sz w:val="28"/>
                          <w:szCs w:val="28"/>
                        </w:rPr>
                        <m:t>i</m:t>
                      </m:r>
                    </m:e>
                  </m:d>
                  <m:d>
                    <m:dPr>
                      <m:begChr m:val="["/>
                      <m:endChr m:val="]"/>
                      <m:ctrlPr>
                        <w:rPr>
                          <w:rFonts w:ascii="Cambria Math" w:eastAsia="KaiTi" w:hAnsi="Cambria Math"/>
                          <w:i/>
                          <w:sz w:val="28"/>
                          <w:szCs w:val="28"/>
                        </w:rPr>
                      </m:ctrlPr>
                    </m:dPr>
                    <m:e>
                      <m:r>
                        <w:rPr>
                          <w:rFonts w:ascii="Cambria Math" w:eastAsia="KaiTi" w:hAnsi="Cambria Math"/>
                          <w:sz w:val="28"/>
                          <w:szCs w:val="28"/>
                        </w:rPr>
                        <m:t>j</m:t>
                      </m:r>
                    </m:e>
                  </m:d>
                </m:e>
              </m:nary>
            </m:den>
          </m:f>
        </m:oMath>
      </m:oMathPara>
    </w:p>
    <w:p w14:paraId="451F95FE" w14:textId="3E8C17C7" w:rsidR="00A81960" w:rsidRPr="00703ED4" w:rsidRDefault="00A81960" w:rsidP="00A81960">
      <w:pPr>
        <w:spacing w:line="360" w:lineRule="auto"/>
        <w:ind w:firstLineChars="200" w:firstLine="560"/>
        <w:rPr>
          <w:rFonts w:ascii="KaiTi" w:eastAsia="KaiTi" w:hAnsi="KaiTi"/>
          <w:sz w:val="28"/>
          <w:szCs w:val="28"/>
        </w:rPr>
      </w:pPr>
      <w:del w:id="295" w:author="YU, QI (SI EP CEA R&amp;D DD)" w:date="2026-07-15T11:35:00Z">
        <w:r w:rsidRPr="00703ED4" w:rsidDel="008866C1">
          <w:rPr>
            <w:rFonts w:ascii="KaiTi" w:eastAsia="KaiTi" w:hAnsi="KaiTi"/>
            <w:bCs/>
            <w:sz w:val="28"/>
            <w:szCs w:val="28"/>
          </w:rPr>
          <w:lastRenderedPageBreak/>
          <w:delText>S115</w:delText>
        </w:r>
      </w:del>
      <w:ins w:id="296" w:author="YU, QI (SI EP CEA R&amp;D DD)" w:date="2026-07-15T11:35:00Z">
        <w:r w:rsidR="008866C1" w:rsidRPr="00703ED4">
          <w:rPr>
            <w:rFonts w:ascii="KaiTi" w:eastAsia="KaiTi" w:hAnsi="KaiTi"/>
            <w:bCs/>
            <w:sz w:val="28"/>
            <w:szCs w:val="28"/>
          </w:rPr>
          <w:t>S</w:t>
        </w:r>
        <w:r w:rsidR="008866C1">
          <w:rPr>
            <w:rFonts w:ascii="KaiTi" w:eastAsia="KaiTi" w:hAnsi="KaiTi" w:hint="eastAsia"/>
            <w:bCs/>
            <w:sz w:val="28"/>
            <w:szCs w:val="28"/>
          </w:rPr>
          <w:t>15</w:t>
        </w:r>
      </w:ins>
      <w:r w:rsidRPr="00703ED4">
        <w:rPr>
          <w:rFonts w:ascii="KaiTi" w:eastAsia="KaiTi" w:hAnsi="KaiTi"/>
          <w:sz w:val="28"/>
          <w:szCs w:val="28"/>
        </w:rPr>
        <w:t>：验证行和约束，对所有行</w:t>
      </w:r>
      <m:oMath>
        <m:r>
          <w:rPr>
            <w:rFonts w:ascii="Cambria Math" w:eastAsia="KaiTi" w:hAnsi="Cambria Math"/>
            <w:sz w:val="28"/>
            <w:szCs w:val="28"/>
          </w:rPr>
          <m:t>i</m:t>
        </m:r>
      </m:oMath>
      <w:r w:rsidRPr="00703ED4">
        <w:rPr>
          <w:rFonts w:ascii="KaiTi" w:eastAsia="KaiTi" w:hAnsi="KaiTi" w:hint="eastAsia"/>
          <w:sz w:val="28"/>
          <w:szCs w:val="28"/>
        </w:rPr>
        <w:t>均满足</w:t>
      </w:r>
      <m:oMath>
        <m:nary>
          <m:naryPr>
            <m:chr m:val="∑"/>
            <m:limLoc m:val="undOvr"/>
            <m:ctrlPr>
              <w:ins w:id="297" w:author="YU, QI (SI EP CEA R&amp;D DD)" w:date="2026-07-15T11:34:00Z">
                <w:rPr>
                  <w:rFonts w:ascii="Cambria Math" w:eastAsia="KaiTi" w:hAnsi="Cambria Math"/>
                  <w:i/>
                  <w:iCs/>
                  <w:sz w:val="28"/>
                  <w:szCs w:val="28"/>
                </w:rPr>
              </w:ins>
            </m:ctrlPr>
          </m:naryPr>
          <m:sub>
            <m:r>
              <w:ins w:id="298" w:author="YU, QI (SI EP CEA R&amp;D DD)" w:date="2026-07-15T11:34:00Z">
                <w:rPr>
                  <w:rFonts w:ascii="Cambria Math" w:eastAsia="KaiTi" w:hAnsi="Cambria Math"/>
                  <w:sz w:val="28"/>
                  <w:szCs w:val="28"/>
                </w:rPr>
                <m:t>j=1</m:t>
              </w:ins>
            </m:r>
          </m:sub>
          <m:sup>
            <m:r>
              <w:ins w:id="299" w:author="YU, QI (SI EP CEA R&amp;D DD)" w:date="2026-07-15T11:34:00Z">
                <w:rPr>
                  <w:rFonts w:ascii="Cambria Math" w:eastAsia="KaiTi" w:hAnsi="Cambria Math"/>
                  <w:sz w:val="28"/>
                  <w:szCs w:val="28"/>
                </w:rPr>
                <m:t>7</m:t>
              </w:ins>
            </m:r>
          </m:sup>
          <m:e>
            <m:r>
              <w:ins w:id="300" w:author="YU, QI (SI EP CEA R&amp;D DD)" w:date="2026-07-15T11:34:00Z">
                <w:rPr>
                  <w:rFonts w:ascii="Cambria Math" w:eastAsia="KaiTi" w:hAnsi="Cambria Math"/>
                  <w:sz w:val="28"/>
                  <w:szCs w:val="28"/>
                </w:rPr>
                <m:t>P</m:t>
              </w:ins>
            </m:r>
            <m:d>
              <m:dPr>
                <m:begChr m:val="["/>
                <m:endChr m:val="]"/>
                <m:ctrlPr>
                  <w:ins w:id="301" w:author="YU, QI (SI EP CEA R&amp;D DD)" w:date="2026-07-15T11:34:00Z">
                    <w:rPr>
                      <w:rFonts w:ascii="Cambria Math" w:eastAsia="KaiTi" w:hAnsi="Cambria Math"/>
                      <w:i/>
                      <w:iCs/>
                      <w:sz w:val="28"/>
                      <w:szCs w:val="28"/>
                    </w:rPr>
                  </w:ins>
                </m:ctrlPr>
              </m:dPr>
              <m:e>
                <m:r>
                  <w:ins w:id="302" w:author="YU, QI (SI EP CEA R&amp;D DD)" w:date="2026-07-15T11:34:00Z">
                    <w:rPr>
                      <w:rFonts w:ascii="Cambria Math" w:eastAsia="KaiTi" w:hAnsi="Cambria Math"/>
                      <w:sz w:val="28"/>
                      <w:szCs w:val="28"/>
                    </w:rPr>
                    <m:t>i</m:t>
                  </w:ins>
                </m:r>
              </m:e>
            </m:d>
            <m:d>
              <m:dPr>
                <m:begChr m:val="["/>
                <m:endChr m:val="]"/>
                <m:ctrlPr>
                  <w:ins w:id="303" w:author="YU, QI (SI EP CEA R&amp;D DD)" w:date="2026-07-15T11:34:00Z">
                    <w:rPr>
                      <w:rFonts w:ascii="Cambria Math" w:eastAsia="KaiTi" w:hAnsi="Cambria Math"/>
                      <w:i/>
                      <w:iCs/>
                      <w:sz w:val="28"/>
                      <w:szCs w:val="28"/>
                    </w:rPr>
                  </w:ins>
                </m:ctrlPr>
              </m:dPr>
              <m:e>
                <m:r>
                  <w:ins w:id="304" w:author="YU, QI (SI EP CEA R&amp;D DD)" w:date="2026-07-15T11:34:00Z">
                    <w:rPr>
                      <w:rFonts w:ascii="Cambria Math" w:eastAsia="KaiTi" w:hAnsi="Cambria Math"/>
                      <w:sz w:val="28"/>
                      <w:szCs w:val="28"/>
                    </w:rPr>
                    <m:t>j</m:t>
                  </w:ins>
                </m:r>
              </m:e>
            </m:d>
          </m:e>
        </m:nary>
      </m:oMath>
      <w:r w:rsidRPr="00703ED4">
        <w:rPr>
          <w:rFonts w:ascii="KaiTi" w:eastAsia="KaiTi" w:hAnsi="KaiTi"/>
          <w:sz w:val="28"/>
          <w:szCs w:val="28"/>
        </w:rPr>
        <w:t>=1</w:t>
      </w:r>
      <w:r w:rsidRPr="00703ED4">
        <w:rPr>
          <w:rFonts w:ascii="KaiTi" w:eastAsia="KaiTi" w:hAnsi="KaiTi" w:hint="eastAsia"/>
          <w:sz w:val="28"/>
          <w:szCs w:val="28"/>
        </w:rPr>
        <w:t>，</w:t>
      </w:r>
      <w:r w:rsidRPr="00703ED4">
        <w:rPr>
          <w:rFonts w:ascii="KaiTi" w:eastAsia="KaiTi" w:hAnsi="KaiTi"/>
          <w:sz w:val="28"/>
          <w:szCs w:val="28"/>
        </w:rPr>
        <w:t>验证通过。</w:t>
      </w:r>
    </w:p>
    <w:p w14:paraId="67CA08CA" w14:textId="7328B4F3"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基于188条历史转移记录，最终得到</w:t>
      </w:r>
      <m:oMath>
        <m:r>
          <w:rPr>
            <w:rFonts w:ascii="Cambria Math" w:eastAsia="KaiTi" w:hAnsi="Cambria Math"/>
            <w:sz w:val="28"/>
            <w:szCs w:val="28"/>
          </w:rPr>
          <m:t>7×7</m:t>
        </m:r>
      </m:oMath>
      <w:r w:rsidRPr="00703ED4">
        <w:rPr>
          <w:rFonts w:ascii="KaiTi" w:eastAsia="KaiTi" w:hAnsi="KaiTi" w:hint="eastAsia"/>
          <w:sz w:val="28"/>
          <w:szCs w:val="28"/>
        </w:rPr>
        <w:t>状态</w:t>
      </w:r>
      <w:r w:rsidRPr="00703ED4">
        <w:rPr>
          <w:rFonts w:ascii="KaiTi" w:eastAsia="KaiTi" w:hAnsi="KaiTi"/>
          <w:sz w:val="28"/>
          <w:szCs w:val="28"/>
        </w:rPr>
        <w:t>转移概率矩阵</w:t>
      </w:r>
      <m:oMath>
        <m:r>
          <w:rPr>
            <w:rFonts w:ascii="Cambria Math" w:eastAsia="KaiTi" w:hAnsi="Cambria Math"/>
            <w:sz w:val="28"/>
            <w:szCs w:val="28"/>
          </w:rPr>
          <m:t>P</m:t>
        </m:r>
      </m:oMath>
      <w:r w:rsidR="004766F2" w:rsidRPr="00703ED4">
        <w:rPr>
          <w:rFonts w:ascii="KaiTi" w:eastAsia="KaiTi" w:hAnsi="KaiTi" w:hint="eastAsia"/>
          <w:sz w:val="28"/>
          <w:szCs w:val="28"/>
        </w:rPr>
        <w:t>，</w:t>
      </w:r>
      <w:r w:rsidRPr="00703ED4">
        <w:rPr>
          <w:rFonts w:ascii="KaiTi" w:eastAsia="KaiTi" w:hAnsi="KaiTi"/>
          <w:sz w:val="28"/>
          <w:szCs w:val="28"/>
        </w:rPr>
        <w:t>行对应当前状态，列对应下一状态，状态顺序依次为</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1</m:t>
            </m:r>
          </m:sub>
        </m:sSub>
      </m:oMath>
      <w:r w:rsidRPr="00703ED4">
        <w:rPr>
          <w:rFonts w:ascii="KaiTi" w:eastAsia="KaiTi" w:hAnsi="KaiTi" w:hint="eastAsia"/>
          <w:iCs/>
          <w:color w:val="000000"/>
          <w:kern w:val="0"/>
          <w:sz w:val="28"/>
          <w:szCs w:val="28"/>
        </w:rPr>
        <w:t>至</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7</m:t>
            </m:r>
          </m:sub>
        </m:sSub>
      </m:oMath>
      <w:r w:rsidR="004766F2" w:rsidRPr="00703ED4">
        <w:rPr>
          <w:rFonts w:ascii="KaiTi" w:eastAsia="KaiTi" w:hAnsi="KaiTi" w:hint="eastAsia"/>
          <w:sz w:val="28"/>
          <w:szCs w:val="28"/>
        </w:rPr>
        <w:t>：</w:t>
      </w:r>
    </w:p>
    <w:p w14:paraId="4CC00D37" w14:textId="77777777" w:rsidR="00A81960" w:rsidRPr="00703ED4" w:rsidRDefault="00A81960" w:rsidP="00A81960">
      <w:pPr>
        <w:spacing w:line="360" w:lineRule="auto"/>
        <w:ind w:firstLineChars="200" w:firstLine="560"/>
        <w:rPr>
          <w:rFonts w:ascii="KaiTi" w:eastAsia="KaiTi" w:hAnsi="KaiTi"/>
          <w:sz w:val="28"/>
          <w:szCs w:val="28"/>
        </w:rPr>
      </w:pPr>
      <m:oMathPara>
        <m:oMath>
          <m:r>
            <w:rPr>
              <w:rFonts w:ascii="Cambria Math" w:eastAsia="KaiTi" w:hAnsi="Cambria Math"/>
              <w:sz w:val="28"/>
              <w:szCs w:val="28"/>
            </w:rPr>
            <m:t>P=</m:t>
          </m:r>
          <m:d>
            <m:dPr>
              <m:ctrlPr>
                <w:rPr>
                  <w:rFonts w:ascii="Cambria Math" w:eastAsia="KaiTi" w:hAnsi="Cambria Math"/>
                  <w:sz w:val="28"/>
                  <w:szCs w:val="28"/>
                </w:rPr>
              </m:ctrlPr>
            </m:dPr>
            <m:e>
              <m:m>
                <m:mPr>
                  <m:plcHide m:val="1"/>
                  <m:mcs>
                    <m:mc>
                      <m:mcPr>
                        <m:count m:val="7"/>
                        <m:mcJc m:val="center"/>
                      </m:mcPr>
                    </m:mc>
                  </m:mcs>
                  <m:ctrlPr>
                    <w:rPr>
                      <w:rFonts w:ascii="Cambria Math" w:eastAsia="KaiTi" w:hAnsi="Cambria Math"/>
                      <w:sz w:val="28"/>
                      <w:szCs w:val="28"/>
                    </w:rPr>
                  </m:ctrlPr>
                </m:mPr>
                <m:mr>
                  <m:e>
                    <m:r>
                      <w:rPr>
                        <w:rFonts w:ascii="Cambria Math" w:eastAsia="KaiTi" w:hAnsi="Cambria Math"/>
                        <w:sz w:val="28"/>
                        <w:szCs w:val="28"/>
                      </w:rPr>
                      <m:t>0</m:t>
                    </m:r>
                  </m:e>
                  <m:e>
                    <m:r>
                      <w:rPr>
                        <w:rFonts w:ascii="Cambria Math" w:eastAsia="KaiTi" w:hAnsi="Cambria Math"/>
                        <w:sz w:val="28"/>
                        <w:szCs w:val="28"/>
                      </w:rPr>
                      <m:t>1</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mr>
                <m:mr>
                  <m:e>
                    <m:r>
                      <w:rPr>
                        <w:rFonts w:ascii="Cambria Math" w:eastAsia="KaiTi" w:hAnsi="Cambria Math"/>
                        <w:sz w:val="28"/>
                        <w:szCs w:val="28"/>
                      </w:rPr>
                      <m:t>0.222</m:t>
                    </m:r>
                  </m:e>
                  <m:e>
                    <m:r>
                      <w:rPr>
                        <w:rFonts w:ascii="Cambria Math" w:eastAsia="KaiTi" w:hAnsi="Cambria Math"/>
                        <w:sz w:val="28"/>
                        <w:szCs w:val="28"/>
                      </w:rPr>
                      <m:t>0</m:t>
                    </m:r>
                  </m:e>
                  <m:e>
                    <m:r>
                      <w:rPr>
                        <w:rFonts w:ascii="Cambria Math" w:eastAsia="KaiTi" w:hAnsi="Cambria Math"/>
                        <w:sz w:val="28"/>
                        <w:szCs w:val="28"/>
                      </w:rPr>
                      <m:t>0.222</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0.556</m:t>
                    </m:r>
                  </m:e>
                </m:mr>
                <m:mr>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0.714</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0.286</m:t>
                    </m:r>
                  </m:e>
                </m:mr>
                <m:mr>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1</m:t>
                    </m:r>
                  </m:e>
                  <m:e>
                    <m:r>
                      <w:rPr>
                        <w:rFonts w:ascii="Cambria Math" w:eastAsia="KaiTi" w:hAnsi="Cambria Math"/>
                        <w:sz w:val="28"/>
                        <w:szCs w:val="28"/>
                      </w:rPr>
                      <m:t>0</m:t>
                    </m:r>
                  </m:e>
                  <m:e>
                    <m:r>
                      <w:rPr>
                        <w:rFonts w:ascii="Cambria Math" w:eastAsia="KaiTi" w:hAnsi="Cambria Math"/>
                        <w:sz w:val="28"/>
                        <w:szCs w:val="28"/>
                      </w:rPr>
                      <m:t>0</m:t>
                    </m:r>
                  </m:e>
                </m:mr>
                <m:mr>
                  <m:e>
                    <m:r>
                      <w:rPr>
                        <w:rFonts w:ascii="Cambria Math" w:eastAsia="KaiTi" w:hAnsi="Cambria Math"/>
                        <w:sz w:val="28"/>
                        <w:szCs w:val="28"/>
                      </w:rPr>
                      <m:t>0.571</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0.429</m:t>
                    </m:r>
                  </m:e>
                </m:mr>
                <m:mr>
                  <m:e>
                    <m:r>
                      <w:rPr>
                        <w:rFonts w:ascii="Cambria Math" w:eastAsia="KaiTi" w:hAnsi="Cambria Math"/>
                        <w:sz w:val="28"/>
                        <w:szCs w:val="28"/>
                      </w:rPr>
                      <m:t>0.125</m:t>
                    </m:r>
                  </m:e>
                  <m:e>
                    <m:r>
                      <w:rPr>
                        <w:rFonts w:ascii="Cambria Math" w:eastAsia="KaiTi" w:hAnsi="Cambria Math"/>
                        <w:sz w:val="28"/>
                        <w:szCs w:val="28"/>
                      </w:rPr>
                      <m:t>0.125</m:t>
                    </m:r>
                  </m:e>
                  <m:e>
                    <m:r>
                      <w:rPr>
                        <w:rFonts w:ascii="Cambria Math" w:eastAsia="KaiTi" w:hAnsi="Cambria Math"/>
                        <w:sz w:val="28"/>
                        <w:szCs w:val="28"/>
                      </w:rPr>
                      <m:t>0.25</m:t>
                    </m:r>
                  </m:e>
                  <m:e>
                    <m:r>
                      <w:rPr>
                        <w:rFonts w:ascii="Cambria Math" w:eastAsia="KaiTi" w:hAnsi="Cambria Math"/>
                        <w:sz w:val="28"/>
                        <w:szCs w:val="28"/>
                      </w:rPr>
                      <m:t>0.125</m:t>
                    </m:r>
                  </m:e>
                  <m:e>
                    <m:r>
                      <w:rPr>
                        <w:rFonts w:ascii="Cambria Math" w:eastAsia="KaiTi" w:hAnsi="Cambria Math"/>
                        <w:sz w:val="28"/>
                        <w:szCs w:val="28"/>
                      </w:rPr>
                      <m:t>0</m:t>
                    </m:r>
                  </m:e>
                  <m:e>
                    <m:r>
                      <w:rPr>
                        <w:rFonts w:ascii="Cambria Math" w:eastAsia="KaiTi" w:hAnsi="Cambria Math"/>
                        <w:sz w:val="28"/>
                        <w:szCs w:val="28"/>
                      </w:rPr>
                      <m:t>0</m:t>
                    </m:r>
                  </m:e>
                  <m:e>
                    <m:r>
                      <w:rPr>
                        <w:rFonts w:ascii="Cambria Math" w:eastAsia="KaiTi" w:hAnsi="Cambria Math"/>
                        <w:sz w:val="28"/>
                        <w:szCs w:val="28"/>
                      </w:rPr>
                      <m:t>0.375</m:t>
                    </m:r>
                  </m:e>
                </m:mr>
                <m:mr>
                  <m:e>
                    <m:r>
                      <w:rPr>
                        <w:rFonts w:ascii="Cambria Math" w:eastAsia="KaiTi" w:hAnsi="Cambria Math"/>
                        <w:sz w:val="28"/>
                        <w:szCs w:val="28"/>
                      </w:rPr>
                      <m:t>0.286</m:t>
                    </m:r>
                  </m:e>
                  <m:e>
                    <m:r>
                      <w:rPr>
                        <w:rFonts w:ascii="Cambria Math" w:eastAsia="KaiTi" w:hAnsi="Cambria Math"/>
                        <w:sz w:val="28"/>
                        <w:szCs w:val="28"/>
                      </w:rPr>
                      <m:t>0</m:t>
                    </m:r>
                  </m:e>
                  <m:e>
                    <m:r>
                      <w:rPr>
                        <w:rFonts w:ascii="Cambria Math" w:eastAsia="KaiTi" w:hAnsi="Cambria Math"/>
                        <w:sz w:val="28"/>
                        <w:szCs w:val="28"/>
                      </w:rPr>
                      <m:t>0.286</m:t>
                    </m:r>
                  </m:e>
                  <m:e>
                    <m:r>
                      <w:rPr>
                        <w:rFonts w:ascii="Cambria Math" w:eastAsia="KaiTi" w:hAnsi="Cambria Math"/>
                        <w:sz w:val="28"/>
                        <w:szCs w:val="28"/>
                      </w:rPr>
                      <m:t>0.143</m:t>
                    </m:r>
                  </m:e>
                  <m:e>
                    <m:r>
                      <w:rPr>
                        <w:rFonts w:ascii="Cambria Math" w:eastAsia="KaiTi" w:hAnsi="Cambria Math"/>
                        <w:sz w:val="28"/>
                        <w:szCs w:val="28"/>
                      </w:rPr>
                      <m:t>0</m:t>
                    </m:r>
                  </m:e>
                  <m:e>
                    <m:r>
                      <w:rPr>
                        <w:rFonts w:ascii="Cambria Math" w:eastAsia="KaiTi" w:hAnsi="Cambria Math"/>
                        <w:sz w:val="28"/>
                        <w:szCs w:val="28"/>
                      </w:rPr>
                      <m:t>0.285</m:t>
                    </m:r>
                  </m:e>
                  <m:e>
                    <m:r>
                      <w:rPr>
                        <w:rFonts w:ascii="Cambria Math" w:eastAsia="KaiTi" w:hAnsi="Cambria Math"/>
                        <w:sz w:val="28"/>
                        <w:szCs w:val="28"/>
                      </w:rPr>
                      <m:t>0</m:t>
                    </m:r>
                  </m:e>
                </m:mr>
              </m:m>
            </m:e>
          </m:d>
        </m:oMath>
      </m:oMathPara>
    </w:p>
    <w:p w14:paraId="7EC7DD07" w14:textId="04DC1025" w:rsidR="00A81960" w:rsidRPr="00703ED4" w:rsidRDefault="00A81960" w:rsidP="00A81960">
      <w:pPr>
        <w:spacing w:line="360" w:lineRule="auto"/>
        <w:ind w:firstLineChars="200" w:firstLine="560"/>
        <w:rPr>
          <w:rFonts w:ascii="KaiTi" w:eastAsia="KaiTi" w:hAnsi="KaiTi"/>
          <w:iCs/>
          <w:color w:val="000000"/>
          <w:kern w:val="0"/>
          <w:sz w:val="28"/>
          <w:szCs w:val="28"/>
        </w:rPr>
      </w:pPr>
      <w:r w:rsidRPr="00703ED4">
        <w:rPr>
          <w:rFonts w:ascii="KaiTi" w:eastAsia="KaiTi" w:hAnsi="KaiTi"/>
          <w:sz w:val="28"/>
          <w:szCs w:val="28"/>
        </w:rPr>
        <w:t>以第2</w:t>
      </w:r>
      <w:r w:rsidR="004766F2" w:rsidRPr="00703ED4">
        <w:rPr>
          <w:rFonts w:ascii="KaiTi" w:eastAsia="KaiTi" w:hAnsi="KaiTi"/>
          <w:sz w:val="28"/>
          <w:szCs w:val="28"/>
        </w:rPr>
        <w:t>行</w:t>
      </w:r>
      <w:r w:rsidRPr="00703ED4">
        <w:rPr>
          <w:rFonts w:ascii="KaiTi" w:eastAsia="KaiTi" w:hAnsi="KaiTi"/>
          <w:sz w:val="28"/>
          <w:szCs w:val="28"/>
        </w:rPr>
        <w:t>对应</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2</m:t>
            </m:r>
          </m:sub>
        </m:sSub>
      </m:oMath>
      <w:r w:rsidRPr="00703ED4">
        <w:rPr>
          <w:rFonts w:ascii="KaiTi" w:eastAsia="KaiTi" w:hAnsi="KaiTi" w:hint="eastAsia"/>
          <w:sz w:val="28"/>
          <w:szCs w:val="28"/>
        </w:rPr>
        <w:t>：</w:t>
      </w:r>
      <w:r w:rsidRPr="00703ED4">
        <w:rPr>
          <w:rFonts w:ascii="KaiTi" w:eastAsia="KaiTi" w:hAnsi="KaiTi"/>
          <w:sz w:val="28"/>
          <w:szCs w:val="28"/>
        </w:rPr>
        <w:t>AGV_MovingToRobotArm</w:t>
      </w:r>
      <w:r w:rsidR="004766F2" w:rsidRPr="00703ED4">
        <w:rPr>
          <w:rFonts w:ascii="KaiTi" w:eastAsia="KaiTi" w:hAnsi="KaiTi"/>
          <w:sz w:val="28"/>
          <w:szCs w:val="28"/>
        </w:rPr>
        <w:t>为例</w:t>
      </w:r>
      <w:r w:rsidRPr="00703ED4">
        <w:rPr>
          <w:rFonts w:ascii="KaiTi" w:eastAsia="KaiTi" w:hAnsi="KaiTi"/>
          <w:sz w:val="28"/>
          <w:szCs w:val="28"/>
        </w:rPr>
        <w:t>：当AGV处于"正在运行至机械臂"状态时，下一时刻以22.2%的概率转移至</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1</m:t>
            </m:r>
          </m:sub>
        </m:sSub>
      </m:oMath>
      <w:r w:rsidR="004766F2" w:rsidRPr="00703ED4">
        <w:rPr>
          <w:rFonts w:ascii="KaiTi" w:eastAsia="KaiTi" w:hAnsi="KaiTi" w:hint="eastAsia"/>
          <w:iCs/>
          <w:color w:val="000000"/>
          <w:kern w:val="0"/>
          <w:sz w:val="28"/>
          <w:szCs w:val="28"/>
        </w:rPr>
        <w:t>：</w:t>
      </w:r>
      <w:r w:rsidRPr="00703ED4">
        <w:rPr>
          <w:rFonts w:ascii="KaiTi" w:eastAsia="KaiTi" w:hAnsi="KaiTi"/>
          <w:iCs/>
          <w:color w:val="000000"/>
          <w:kern w:val="0"/>
          <w:sz w:val="28"/>
          <w:szCs w:val="28"/>
        </w:rPr>
        <w:t>AGV_idle，</w:t>
      </w:r>
      <w:r w:rsidRPr="00703ED4">
        <w:rPr>
          <w:rFonts w:ascii="KaiTi" w:eastAsia="KaiTi" w:hAnsi="KaiTi" w:hint="eastAsia"/>
          <w:iCs/>
          <w:color w:val="000000"/>
          <w:kern w:val="0"/>
          <w:sz w:val="28"/>
          <w:szCs w:val="28"/>
        </w:rPr>
        <w:t>AGV空闲</w:t>
      </w:r>
      <w:r w:rsidRPr="00703ED4">
        <w:rPr>
          <w:rFonts w:ascii="KaiTi" w:eastAsia="KaiTi" w:hAnsi="KaiTi"/>
          <w:iCs/>
          <w:color w:val="000000"/>
          <w:kern w:val="0"/>
          <w:sz w:val="28"/>
          <w:szCs w:val="28"/>
        </w:rPr>
        <w:t>，以22.2%的概率转移至</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3</m:t>
            </m:r>
          </m:sub>
        </m:sSub>
      </m:oMath>
      <w:r w:rsidR="005360F7" w:rsidRPr="00703ED4">
        <w:rPr>
          <w:rFonts w:ascii="KaiTi" w:eastAsia="KaiTi" w:hAnsi="KaiTi" w:hint="eastAsia"/>
          <w:iCs/>
          <w:color w:val="000000"/>
          <w:kern w:val="0"/>
          <w:sz w:val="28"/>
          <w:szCs w:val="28"/>
        </w:rPr>
        <w:t>：</w:t>
      </w:r>
      <w:r w:rsidRPr="00703ED4">
        <w:rPr>
          <w:rFonts w:ascii="KaiTi" w:eastAsia="KaiTi" w:hAnsi="KaiTi"/>
          <w:iCs/>
          <w:color w:val="000000"/>
          <w:kern w:val="0"/>
          <w:sz w:val="28"/>
          <w:szCs w:val="28"/>
        </w:rPr>
        <w:t>AGV_AtRobotArm</w:t>
      </w:r>
      <w:r w:rsidR="005360F7" w:rsidRPr="00703ED4">
        <w:rPr>
          <w:rFonts w:ascii="KaiTi" w:eastAsia="KaiTi" w:hAnsi="KaiTi"/>
          <w:iCs/>
          <w:color w:val="000000"/>
          <w:kern w:val="0"/>
          <w:sz w:val="28"/>
          <w:szCs w:val="28"/>
        </w:rPr>
        <w:t>，到达机械臂</w:t>
      </w:r>
      <w:r w:rsidRPr="00703ED4">
        <w:rPr>
          <w:rFonts w:ascii="KaiTi" w:eastAsia="KaiTi" w:hAnsi="KaiTi"/>
          <w:iCs/>
          <w:color w:val="000000"/>
          <w:kern w:val="0"/>
          <w:sz w:val="28"/>
          <w:szCs w:val="28"/>
        </w:rPr>
        <w:t>，以55.6%的概率转移至</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6</m:t>
            </m:r>
          </m:sub>
        </m:sSub>
      </m:oMath>
      <w:r w:rsidR="005360F7" w:rsidRPr="00703ED4">
        <w:rPr>
          <w:rFonts w:ascii="KaiTi" w:eastAsia="KaiTi" w:hAnsi="KaiTi" w:hint="eastAsia"/>
          <w:iCs/>
          <w:color w:val="000000"/>
          <w:kern w:val="0"/>
          <w:sz w:val="28"/>
          <w:szCs w:val="28"/>
        </w:rPr>
        <w:t>：</w:t>
      </w:r>
      <w:r w:rsidRPr="00703ED4">
        <w:rPr>
          <w:rFonts w:ascii="KaiTi" w:eastAsia="KaiTi" w:hAnsi="KaiTi"/>
          <w:iCs/>
          <w:color w:val="000000"/>
          <w:kern w:val="0"/>
          <w:sz w:val="28"/>
          <w:szCs w:val="28"/>
        </w:rPr>
        <w:t>RobotArm_idle，机械臂空闲等待，行和为1，符合行随机矩阵约束。</w:t>
      </w:r>
    </w:p>
    <w:p w14:paraId="547764E1" w14:textId="0054C5EF" w:rsidR="00A81960" w:rsidRPr="00703ED4" w:rsidRDefault="005360F7" w:rsidP="00A81960">
      <w:pPr>
        <w:spacing w:line="360" w:lineRule="auto"/>
        <w:ind w:firstLineChars="200" w:firstLine="560"/>
        <w:rPr>
          <w:rFonts w:ascii="KaiTi" w:eastAsia="KaiTi" w:hAnsi="KaiTi"/>
          <w:sz w:val="28"/>
          <w:szCs w:val="28"/>
        </w:rPr>
      </w:pPr>
      <w:r w:rsidRPr="00703ED4">
        <w:rPr>
          <w:rFonts w:ascii="KaiTi" w:eastAsia="KaiTi" w:hAnsi="KaiTi" w:hint="eastAsia"/>
          <w:bCs/>
          <w:sz w:val="28"/>
          <w:szCs w:val="28"/>
        </w:rPr>
        <w:t>同时</w:t>
      </w:r>
      <w:r w:rsidRPr="00703ED4">
        <w:rPr>
          <w:rFonts w:ascii="KaiTi" w:eastAsia="KaiTi" w:hAnsi="KaiTi"/>
          <w:bCs/>
          <w:sz w:val="28"/>
          <w:szCs w:val="28"/>
        </w:rPr>
        <w:t>进行</w:t>
      </w:r>
      <w:r w:rsidR="00A81960" w:rsidRPr="00703ED4">
        <w:rPr>
          <w:rFonts w:ascii="KaiTi" w:eastAsia="KaiTi" w:hAnsi="KaiTi"/>
          <w:bCs/>
          <w:sz w:val="28"/>
          <w:szCs w:val="28"/>
        </w:rPr>
        <w:t>历史状态概率向量计算</w:t>
      </w:r>
      <w:r w:rsidRPr="00703ED4">
        <w:rPr>
          <w:rFonts w:ascii="KaiTi" w:eastAsia="KaiTi" w:hAnsi="KaiTi" w:hint="eastAsia"/>
          <w:bCs/>
          <w:sz w:val="28"/>
          <w:szCs w:val="28"/>
        </w:rPr>
        <w:t>：</w:t>
      </w:r>
    </w:p>
    <w:p w14:paraId="0365F804" w14:textId="08F2E92F" w:rsidR="00A81960" w:rsidRPr="00703ED4" w:rsidRDefault="00A81960" w:rsidP="00A81960">
      <w:pPr>
        <w:spacing w:line="360" w:lineRule="auto"/>
        <w:ind w:firstLineChars="200" w:firstLine="560"/>
        <w:rPr>
          <w:rFonts w:ascii="KaiTi" w:eastAsia="KaiTi" w:hAnsi="KaiTi"/>
          <w:sz w:val="28"/>
          <w:szCs w:val="28"/>
        </w:rPr>
      </w:pPr>
      <w:del w:id="305" w:author="YU, QI (SI EP CEA R&amp;D DD)" w:date="2026-07-15T11:35:00Z">
        <w:r w:rsidRPr="00703ED4" w:rsidDel="008866C1">
          <w:rPr>
            <w:rFonts w:ascii="KaiTi" w:eastAsia="KaiTi" w:hAnsi="KaiTi"/>
            <w:bCs/>
            <w:sz w:val="28"/>
            <w:szCs w:val="28"/>
          </w:rPr>
          <w:delText>S121</w:delText>
        </w:r>
      </w:del>
      <w:ins w:id="306" w:author="YU, QI (SI EP CEA R&amp;D DD)" w:date="2026-07-15T11:35:00Z">
        <w:r w:rsidR="008866C1" w:rsidRPr="00703ED4">
          <w:rPr>
            <w:rFonts w:ascii="KaiTi" w:eastAsia="KaiTi" w:hAnsi="KaiTi"/>
            <w:bCs/>
            <w:sz w:val="28"/>
            <w:szCs w:val="28"/>
          </w:rPr>
          <w:t>S</w:t>
        </w:r>
        <w:r w:rsidR="008866C1">
          <w:rPr>
            <w:rFonts w:ascii="KaiTi" w:eastAsia="KaiTi" w:hAnsi="KaiTi" w:hint="eastAsia"/>
            <w:bCs/>
            <w:sz w:val="28"/>
            <w:szCs w:val="28"/>
          </w:rPr>
          <w:t>16</w:t>
        </w:r>
      </w:ins>
      <w:r w:rsidRPr="00703ED4">
        <w:rPr>
          <w:rFonts w:ascii="KaiTi" w:eastAsia="KaiTi" w:hAnsi="KaiTi"/>
          <w:sz w:val="28"/>
          <w:szCs w:val="28"/>
        </w:rPr>
        <w:t>：遍历</w:t>
      </w:r>
      <m:oMath>
        <m:sSub>
          <m:sSubPr>
            <m:ctrlPr>
              <w:rPr>
                <w:rFonts w:ascii="Cambria Math" w:eastAsia="KaiTi" w:hAnsi="Cambria Math"/>
                <w:i/>
                <w:sz w:val="28"/>
                <w:szCs w:val="28"/>
              </w:rPr>
            </m:ctrlPr>
          </m:sSubPr>
          <m:e>
            <m:r>
              <w:rPr>
                <w:rFonts w:ascii="Cambria Math" w:eastAsia="KaiTi" w:hAnsi="Cambria Math"/>
                <w:sz w:val="28"/>
                <w:szCs w:val="28"/>
              </w:rPr>
              <m:t>D</m:t>
            </m:r>
          </m:e>
          <m:sub>
            <m:r>
              <w:rPr>
                <w:rFonts w:ascii="Cambria Math" w:eastAsia="KaiTi" w:hAnsi="Cambria Math"/>
                <w:sz w:val="28"/>
                <w:szCs w:val="28"/>
              </w:rPr>
              <m:t>history</m:t>
            </m:r>
          </m:sub>
        </m:sSub>
      </m:oMath>
      <w:r w:rsidRPr="00703ED4">
        <w:rPr>
          <w:rFonts w:ascii="KaiTi" w:eastAsia="KaiTi" w:hAnsi="KaiTi" w:hint="eastAsia"/>
          <w:sz w:val="28"/>
          <w:szCs w:val="28"/>
        </w:rPr>
        <w:t>，</w:t>
      </w:r>
      <w:r w:rsidRPr="00703ED4">
        <w:rPr>
          <w:rFonts w:ascii="KaiTi" w:eastAsia="KaiTi" w:hAnsi="KaiTi"/>
          <w:sz w:val="28"/>
          <w:szCs w:val="28"/>
        </w:rPr>
        <w:t>统计每个状态的出现次数，得到频次统计向量</w:t>
      </w:r>
      <m:oMath>
        <m:r>
          <w:rPr>
            <w:rFonts w:ascii="Cambria Math" w:eastAsia="KaiTi" w:hAnsi="Cambria Math"/>
            <w:sz w:val="28"/>
            <w:szCs w:val="28"/>
          </w:rPr>
          <m:t>FreqCount</m:t>
        </m:r>
      </m:oMath>
      <w:r w:rsidRPr="00703ED4">
        <w:rPr>
          <w:rFonts w:ascii="KaiTi" w:eastAsia="KaiTi" w:hAnsi="KaiTi" w:hint="eastAsia"/>
          <w:sz w:val="28"/>
          <w:szCs w:val="28"/>
        </w:rPr>
        <w:t>。</w:t>
      </w:r>
    </w:p>
    <w:p w14:paraId="79E8509F" w14:textId="20A37AE7" w:rsidR="00A81960" w:rsidRPr="00703ED4" w:rsidRDefault="00A81960" w:rsidP="00A81960">
      <w:pPr>
        <w:spacing w:line="360" w:lineRule="auto"/>
        <w:ind w:firstLineChars="200" w:firstLine="560"/>
        <w:rPr>
          <w:rFonts w:ascii="KaiTi" w:eastAsia="KaiTi" w:hAnsi="KaiTi"/>
          <w:sz w:val="28"/>
          <w:szCs w:val="28"/>
        </w:rPr>
      </w:pPr>
      <w:del w:id="307" w:author="YU, QI (SI EP CEA R&amp;D DD)" w:date="2026-07-15T11:35:00Z">
        <w:r w:rsidRPr="00703ED4" w:rsidDel="008866C1">
          <w:rPr>
            <w:rFonts w:ascii="KaiTi" w:eastAsia="KaiTi" w:hAnsi="KaiTi"/>
            <w:bCs/>
            <w:sz w:val="28"/>
            <w:szCs w:val="28"/>
          </w:rPr>
          <w:delText>S122</w:delText>
        </w:r>
      </w:del>
      <w:ins w:id="308" w:author="YU, QI (SI EP CEA R&amp;D DD)" w:date="2026-07-15T11:35:00Z">
        <w:r w:rsidR="008866C1" w:rsidRPr="00703ED4">
          <w:rPr>
            <w:rFonts w:ascii="KaiTi" w:eastAsia="KaiTi" w:hAnsi="KaiTi"/>
            <w:bCs/>
            <w:sz w:val="28"/>
            <w:szCs w:val="28"/>
          </w:rPr>
          <w:t>S</w:t>
        </w:r>
        <w:r w:rsidR="008866C1">
          <w:rPr>
            <w:rFonts w:ascii="KaiTi" w:eastAsia="KaiTi" w:hAnsi="KaiTi" w:hint="eastAsia"/>
            <w:bCs/>
            <w:sz w:val="28"/>
            <w:szCs w:val="28"/>
          </w:rPr>
          <w:t>17</w:t>
        </w:r>
      </w:ins>
      <w:r w:rsidRPr="00703ED4">
        <w:rPr>
          <w:rFonts w:ascii="KaiTi" w:eastAsia="KaiTi" w:hAnsi="KaiTi"/>
          <w:sz w:val="28"/>
          <w:szCs w:val="28"/>
        </w:rPr>
        <w:t>：通过贝叶斯网络对各状态的历史出现概率进行估计：</w:t>
      </w:r>
    </w:p>
    <w:p w14:paraId="6069D32E" w14:textId="6F0AF4AF" w:rsidR="00A81960" w:rsidRPr="00703ED4" w:rsidRDefault="00F42F09" w:rsidP="00A81960">
      <w:pPr>
        <w:spacing w:line="360" w:lineRule="auto"/>
        <w:ind w:firstLineChars="200" w:firstLine="560"/>
        <w:rPr>
          <w:rFonts w:ascii="KaiTi" w:eastAsia="KaiTi" w:hAnsi="KaiTi"/>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cs="Cambria Math"/>
                  <w:sz w:val="28"/>
                  <w:szCs w:val="28"/>
                </w:rPr>
                <m:t>h</m:t>
              </m:r>
              <m:r>
                <w:rPr>
                  <w:rFonts w:ascii="Cambria Math" w:eastAsia="KaiTi" w:hAnsi="Cambria Math" w:hint="eastAsia"/>
                  <w:sz w:val="28"/>
                  <w:szCs w:val="28"/>
                </w:rPr>
                <m:t>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r>
            <w:rPr>
              <w:rFonts w:ascii="Cambria Math" w:eastAsia="KaiTi" w:hAnsi="Cambria Math"/>
              <w:sz w:val="28"/>
              <w:szCs w:val="28"/>
            </w:rPr>
            <m:t>)=</m:t>
          </m:r>
          <m:f>
            <m:fPr>
              <m:ctrlPr>
                <w:rPr>
                  <w:rFonts w:ascii="Cambria Math" w:eastAsia="KaiTi" w:hAnsi="Cambria Math"/>
                  <w:i/>
                  <w:sz w:val="28"/>
                  <w:szCs w:val="28"/>
                </w:rPr>
              </m:ctrlPr>
            </m:fPr>
            <m:num>
              <m:sSub>
                <m:sSubPr>
                  <m:ctrlPr>
                    <w:rPr>
                      <w:rFonts w:ascii="Cambria Math" w:eastAsia="KaiTi" w:hAnsi="Cambria Math"/>
                      <w:i/>
                      <w:sz w:val="28"/>
                      <w:szCs w:val="28"/>
                    </w:rPr>
                  </m:ctrlPr>
                </m:sSubPr>
                <m:e>
                  <m:r>
                    <w:rPr>
                      <w:rFonts w:ascii="Cambria Math" w:eastAsia="KaiTi" w:hAnsi="Cambria Math"/>
                      <w:sz w:val="28"/>
                      <w:szCs w:val="28"/>
                    </w:rPr>
                    <m:t>freq</m:t>
                  </m:r>
                  <m:r>
                    <w:rPr>
                      <w:rFonts w:ascii="Cambria Math" w:eastAsia="KaiTi" w:hAnsi="Cambria Math"/>
                      <w:sz w:val="28"/>
                      <w:szCs w:val="28"/>
                    </w:rPr>
                    <m:t>(</m:t>
                  </m:r>
                  <m:r>
                    <w:rPr>
                      <w:rFonts w:ascii="Cambria Math" w:eastAsia="KaiTi" w:hAnsi="Cambria Math"/>
                      <w:sz w:val="28"/>
                      <w:szCs w:val="28"/>
                    </w:rPr>
                    <m:t>s</m:t>
                  </m:r>
                </m:e>
                <m:sub>
                  <m:r>
                    <w:rPr>
                      <w:rFonts w:ascii="Cambria Math" w:eastAsia="KaiTi" w:hAnsi="Cambria Math"/>
                      <w:sz w:val="28"/>
                      <w:szCs w:val="28"/>
                    </w:rPr>
                    <m:t>i</m:t>
                  </m:r>
                </m:sub>
              </m:sSub>
              <m:r>
                <w:rPr>
                  <w:rFonts w:ascii="Cambria Math" w:eastAsia="KaiTi" w:hAnsi="Cambria Math"/>
                  <w:sz w:val="28"/>
                  <w:szCs w:val="28"/>
                </w:rPr>
                <m:t>)</m:t>
              </m:r>
            </m:num>
            <m:den>
              <m:nary>
                <m:naryPr>
                  <m:chr m:val="∑"/>
                  <m:limLoc m:val="undOvr"/>
                  <m:ctrlPr>
                    <w:rPr>
                      <w:rFonts w:ascii="Cambria Math" w:eastAsia="KaiTi" w:hAnsi="Cambria Math"/>
                      <w:i/>
                      <w:sz w:val="28"/>
                      <w:szCs w:val="28"/>
                    </w:rPr>
                  </m:ctrlPr>
                </m:naryPr>
                <m:sub>
                  <m:r>
                    <w:ins w:id="309" w:author="YU, QI (SI EP CEA R&amp;D DD)" w:date="2026-07-14T16:57:00Z">
                      <w:rPr>
                        <w:rFonts w:ascii="Cambria Math" w:eastAsia="KaiTi" w:hAnsi="Cambria Math" w:hint="eastAsia"/>
                        <w:sz w:val="28"/>
                        <w:szCs w:val="28"/>
                      </w:rPr>
                      <m:t>m</m:t>
                    </w:ins>
                  </m:r>
                  <m:r>
                    <w:rPr>
                      <w:rFonts w:ascii="Cambria Math" w:eastAsia="KaiTi" w:hAnsi="Cambria Math"/>
                      <w:sz w:val="28"/>
                      <w:szCs w:val="28"/>
                    </w:rPr>
                    <m:t>=1</m:t>
                  </m:r>
                </m:sub>
                <m:sup>
                  <m:r>
                    <w:rPr>
                      <w:rFonts w:ascii="Cambria Math" w:eastAsia="KaiTi" w:hAnsi="Cambria Math"/>
                      <w:sz w:val="28"/>
                      <w:szCs w:val="28"/>
                    </w:rPr>
                    <m:t>7</m:t>
                  </m:r>
                </m:sup>
                <m:e>
                  <m:sSub>
                    <m:sSubPr>
                      <m:ctrlPr>
                        <w:rPr>
                          <w:rFonts w:ascii="Cambria Math" w:eastAsia="KaiTi" w:hAnsi="Cambria Math"/>
                          <w:i/>
                          <w:sz w:val="28"/>
                          <w:szCs w:val="28"/>
                        </w:rPr>
                      </m:ctrlPr>
                    </m:sSubPr>
                    <m:e>
                      <m:r>
                        <w:rPr>
                          <w:rFonts w:ascii="Cambria Math" w:eastAsia="KaiTi" w:hAnsi="Cambria Math"/>
                          <w:sz w:val="28"/>
                          <w:szCs w:val="28"/>
                        </w:rPr>
                        <m:t>freq</m:t>
                      </m:r>
                      <m:r>
                        <w:rPr>
                          <w:rFonts w:ascii="Cambria Math" w:eastAsia="KaiTi" w:hAnsi="Cambria Math"/>
                          <w:sz w:val="28"/>
                          <w:szCs w:val="28"/>
                        </w:rPr>
                        <m:t>(</m:t>
                      </m:r>
                      <m:r>
                        <w:rPr>
                          <w:rFonts w:ascii="Cambria Math" w:eastAsia="KaiTi" w:hAnsi="Cambria Math"/>
                          <w:sz w:val="28"/>
                          <w:szCs w:val="28"/>
                        </w:rPr>
                        <m:t>s</m:t>
                      </m:r>
                    </m:e>
                    <m:sub>
                      <m:r>
                        <w:ins w:id="310" w:author="YU, QI (SI EP CEA R&amp;D DD)" w:date="2026-07-14T16:57:00Z">
                          <w:rPr>
                            <w:rFonts w:ascii="Cambria Math" w:eastAsia="KaiTi" w:hAnsi="Cambria Math" w:hint="eastAsia"/>
                            <w:sz w:val="28"/>
                            <w:szCs w:val="28"/>
                          </w:rPr>
                          <m:t>m</m:t>
                        </w:ins>
                      </m:r>
                    </m:sub>
                  </m:sSub>
                  <m:r>
                    <w:rPr>
                      <w:rFonts w:ascii="Cambria Math" w:eastAsia="KaiTi" w:hAnsi="Cambria Math"/>
                      <w:sz w:val="28"/>
                      <w:szCs w:val="28"/>
                    </w:rPr>
                    <m:t>)</m:t>
                  </m:r>
                </m:e>
              </m:nary>
            </m:den>
          </m:f>
        </m:oMath>
      </m:oMathPara>
    </w:p>
    <w:p w14:paraId="56D76972"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基于188条转移记录统计，得到历史状态概率向量：</w:t>
      </w:r>
    </w:p>
    <w:tbl>
      <w:tblPr>
        <w:tblW w:w="5768" w:type="dxa"/>
        <w:jc w:val="center"/>
        <w:tblLook w:val="04A0" w:firstRow="1" w:lastRow="0" w:firstColumn="1" w:lastColumn="0" w:noHBand="0" w:noVBand="1"/>
      </w:tblPr>
      <w:tblGrid>
        <w:gridCol w:w="4568"/>
        <w:gridCol w:w="1200"/>
      </w:tblGrid>
      <w:tr w:rsidR="00A81960" w:rsidRPr="00703ED4" w14:paraId="4A6FA9E6" w14:textId="77777777" w:rsidTr="00682CED">
        <w:trPr>
          <w:trHeight w:val="300"/>
          <w:jc w:val="center"/>
        </w:trPr>
        <w:tc>
          <w:tcPr>
            <w:tcW w:w="4568" w:type="dxa"/>
            <w:tcBorders>
              <w:top w:val="single" w:sz="4" w:space="0" w:color="auto"/>
              <w:left w:val="single" w:sz="4" w:space="0" w:color="auto"/>
              <w:bottom w:val="single" w:sz="4" w:space="0" w:color="auto"/>
              <w:right w:val="single" w:sz="4" w:space="0" w:color="auto"/>
            </w:tcBorders>
            <w:noWrap/>
            <w:vAlign w:val="bottom"/>
            <w:hideMark/>
          </w:tcPr>
          <w:p w14:paraId="20F51D2C" w14:textId="77777777"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hint="eastAsia"/>
                <w:bCs/>
                <w:color w:val="000000"/>
                <w:kern w:val="0"/>
                <w:sz w:val="28"/>
                <w:szCs w:val="28"/>
              </w:rPr>
              <w:t>状</w:t>
            </w:r>
            <w:r w:rsidRPr="00703ED4">
              <w:rPr>
                <w:rFonts w:ascii="KaiTi" w:eastAsia="KaiTi" w:hAnsi="KaiTi" w:cs="微软雅黑"/>
                <w:bCs/>
                <w:color w:val="000000"/>
                <w:kern w:val="0"/>
                <w:sz w:val="28"/>
                <w:szCs w:val="28"/>
              </w:rPr>
              <w:t>态</w:t>
            </w:r>
          </w:p>
        </w:tc>
        <w:tc>
          <w:tcPr>
            <w:tcW w:w="1200" w:type="dxa"/>
            <w:tcBorders>
              <w:top w:val="single" w:sz="4" w:space="0" w:color="auto"/>
              <w:left w:val="nil"/>
              <w:bottom w:val="single" w:sz="4" w:space="0" w:color="auto"/>
              <w:right w:val="single" w:sz="4" w:space="0" w:color="auto"/>
            </w:tcBorders>
            <w:noWrap/>
            <w:vAlign w:val="bottom"/>
            <w:hideMark/>
          </w:tcPr>
          <w:p w14:paraId="766CE3E4" w14:textId="0E47AB20" w:rsidR="00A81960" w:rsidRPr="00703ED4" w:rsidRDefault="00F42F09" w:rsidP="005A2A42">
            <w:pPr>
              <w:widowControl/>
              <w:jc w:val="center"/>
              <w:rPr>
                <w:rFonts w:ascii="KaiTi" w:eastAsia="KaiTi" w:hAnsi="KaiTi"/>
                <w:bCs/>
                <w:color w:val="000000"/>
                <w:kern w:val="0"/>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cs="Cambria Math"/>
                        <w:sz w:val="28"/>
                        <w:szCs w:val="28"/>
                      </w:rPr>
                      <m:t>h</m:t>
                    </m:r>
                    <m:r>
                      <w:rPr>
                        <w:rFonts w:ascii="Cambria Math" w:eastAsia="KaiTi" w:hAnsi="Cambria Math" w:hint="eastAsia"/>
                        <w:sz w:val="28"/>
                        <w:szCs w:val="28"/>
                      </w:rPr>
                      <m:t>ist</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i</m:t>
                    </m:r>
                  </m:sub>
                </m:sSub>
                <m:r>
                  <w:rPr>
                    <w:rFonts w:ascii="Cambria Math" w:eastAsia="KaiTi" w:hAnsi="Cambria Math"/>
                    <w:sz w:val="28"/>
                    <w:szCs w:val="28"/>
                  </w:rPr>
                  <m:t>)</m:t>
                </m:r>
              </m:oMath>
            </m:oMathPara>
          </w:p>
        </w:tc>
      </w:tr>
      <w:tr w:rsidR="00A81960" w:rsidRPr="00703ED4" w14:paraId="47D68B0C" w14:textId="77777777" w:rsidTr="00682CED">
        <w:trPr>
          <w:trHeight w:val="300"/>
          <w:jc w:val="center"/>
        </w:trPr>
        <w:tc>
          <w:tcPr>
            <w:tcW w:w="4568" w:type="dxa"/>
            <w:tcBorders>
              <w:top w:val="nil"/>
              <w:left w:val="single" w:sz="4" w:space="0" w:color="auto"/>
              <w:bottom w:val="single" w:sz="4" w:space="0" w:color="auto"/>
              <w:right w:val="single" w:sz="4" w:space="0" w:color="auto"/>
            </w:tcBorders>
            <w:noWrap/>
            <w:vAlign w:val="bottom"/>
            <w:hideMark/>
          </w:tcPr>
          <w:p w14:paraId="38D5B100" w14:textId="604E324A"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1</m:t>
                  </m:r>
                </m:sub>
              </m:sSub>
            </m:oMath>
            <w:r w:rsidR="00A81960" w:rsidRPr="00703ED4">
              <w:rPr>
                <w:rFonts w:ascii="KaiTi" w:eastAsia="KaiTi" w:hAnsi="KaiTi" w:hint="eastAsia"/>
                <w:iCs/>
                <w:color w:val="000000"/>
                <w:kern w:val="0"/>
                <w:sz w:val="28"/>
                <w:szCs w:val="28"/>
              </w:rPr>
              <w:t xml:space="preserve">: </w:t>
            </w:r>
            <w:r w:rsidR="00A81960" w:rsidRPr="00703ED4">
              <w:rPr>
                <w:rFonts w:ascii="KaiTi" w:eastAsia="KaiTi" w:hAnsi="KaiTi"/>
                <w:color w:val="000000"/>
                <w:kern w:val="0"/>
                <w:sz w:val="28"/>
                <w:szCs w:val="28"/>
              </w:rPr>
              <w:t>AGV_idle</w:t>
            </w:r>
          </w:p>
        </w:tc>
        <w:tc>
          <w:tcPr>
            <w:tcW w:w="1200" w:type="dxa"/>
            <w:tcBorders>
              <w:top w:val="nil"/>
              <w:left w:val="nil"/>
              <w:bottom w:val="single" w:sz="4" w:space="0" w:color="auto"/>
              <w:right w:val="single" w:sz="4" w:space="0" w:color="auto"/>
            </w:tcBorders>
            <w:noWrap/>
            <w:vAlign w:val="bottom"/>
            <w:hideMark/>
          </w:tcPr>
          <w:p w14:paraId="78F41BAC"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0.154</w:t>
            </w:r>
          </w:p>
        </w:tc>
      </w:tr>
      <w:tr w:rsidR="00A81960" w:rsidRPr="00703ED4" w14:paraId="1C519523" w14:textId="77777777" w:rsidTr="00682CED">
        <w:trPr>
          <w:trHeight w:val="300"/>
          <w:jc w:val="center"/>
        </w:trPr>
        <w:tc>
          <w:tcPr>
            <w:tcW w:w="4568" w:type="dxa"/>
            <w:tcBorders>
              <w:top w:val="nil"/>
              <w:left w:val="single" w:sz="4" w:space="0" w:color="auto"/>
              <w:bottom w:val="single" w:sz="4" w:space="0" w:color="auto"/>
              <w:right w:val="single" w:sz="4" w:space="0" w:color="auto"/>
            </w:tcBorders>
            <w:noWrap/>
            <w:vAlign w:val="bottom"/>
            <w:hideMark/>
          </w:tcPr>
          <w:p w14:paraId="0CA1250D" w14:textId="3DC51BF1"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2</m:t>
                  </m:r>
                </m:sub>
              </m:sSub>
            </m:oMath>
            <w:r w:rsidR="00A81960" w:rsidRPr="00703ED4">
              <w:rPr>
                <w:rFonts w:ascii="KaiTi" w:eastAsia="KaiTi" w:hAnsi="KaiTi" w:hint="eastAsia"/>
                <w:iCs/>
                <w:color w:val="000000"/>
                <w:kern w:val="0"/>
                <w:sz w:val="28"/>
                <w:szCs w:val="28"/>
              </w:rPr>
              <w:t xml:space="preserve">: </w:t>
            </w:r>
            <w:r w:rsidR="00A81960" w:rsidRPr="00703ED4">
              <w:rPr>
                <w:rFonts w:ascii="KaiTi" w:eastAsia="KaiTi" w:hAnsi="KaiTi"/>
                <w:color w:val="000000"/>
                <w:kern w:val="0"/>
                <w:sz w:val="28"/>
                <w:szCs w:val="28"/>
              </w:rPr>
              <w:t>AGV_MovingToRobotArm</w:t>
            </w:r>
          </w:p>
        </w:tc>
        <w:tc>
          <w:tcPr>
            <w:tcW w:w="1200" w:type="dxa"/>
            <w:tcBorders>
              <w:top w:val="nil"/>
              <w:left w:val="nil"/>
              <w:bottom w:val="single" w:sz="4" w:space="0" w:color="auto"/>
              <w:right w:val="single" w:sz="4" w:space="0" w:color="auto"/>
            </w:tcBorders>
            <w:noWrap/>
            <w:vAlign w:val="bottom"/>
            <w:hideMark/>
          </w:tcPr>
          <w:p w14:paraId="1D172776"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0.123</w:t>
            </w:r>
          </w:p>
        </w:tc>
      </w:tr>
      <w:tr w:rsidR="00A81960" w:rsidRPr="00703ED4" w14:paraId="10BA5369" w14:textId="77777777" w:rsidTr="00682CED">
        <w:trPr>
          <w:trHeight w:val="300"/>
          <w:jc w:val="center"/>
        </w:trPr>
        <w:tc>
          <w:tcPr>
            <w:tcW w:w="4568" w:type="dxa"/>
            <w:tcBorders>
              <w:top w:val="nil"/>
              <w:left w:val="single" w:sz="4" w:space="0" w:color="auto"/>
              <w:bottom w:val="single" w:sz="4" w:space="0" w:color="auto"/>
              <w:right w:val="single" w:sz="4" w:space="0" w:color="auto"/>
            </w:tcBorders>
            <w:noWrap/>
            <w:vAlign w:val="bottom"/>
            <w:hideMark/>
          </w:tcPr>
          <w:p w14:paraId="00D32D32" w14:textId="02090E49"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3</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AGV_AtRobotArm</w:t>
            </w:r>
          </w:p>
        </w:tc>
        <w:tc>
          <w:tcPr>
            <w:tcW w:w="1200" w:type="dxa"/>
            <w:tcBorders>
              <w:top w:val="nil"/>
              <w:left w:val="nil"/>
              <w:bottom w:val="single" w:sz="4" w:space="0" w:color="auto"/>
              <w:right w:val="single" w:sz="4" w:space="0" w:color="auto"/>
            </w:tcBorders>
            <w:noWrap/>
            <w:vAlign w:val="bottom"/>
            <w:hideMark/>
          </w:tcPr>
          <w:p w14:paraId="40798399"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0.117</w:t>
            </w:r>
          </w:p>
        </w:tc>
      </w:tr>
      <w:tr w:rsidR="00A81960" w:rsidRPr="00703ED4" w14:paraId="29DCAF2D" w14:textId="77777777" w:rsidTr="00682CED">
        <w:trPr>
          <w:trHeight w:val="300"/>
          <w:jc w:val="center"/>
        </w:trPr>
        <w:tc>
          <w:tcPr>
            <w:tcW w:w="4568" w:type="dxa"/>
            <w:tcBorders>
              <w:top w:val="nil"/>
              <w:left w:val="single" w:sz="4" w:space="0" w:color="auto"/>
              <w:bottom w:val="single" w:sz="4" w:space="0" w:color="auto"/>
              <w:right w:val="single" w:sz="4" w:space="0" w:color="auto"/>
            </w:tcBorders>
            <w:noWrap/>
            <w:vAlign w:val="bottom"/>
            <w:hideMark/>
          </w:tcPr>
          <w:p w14:paraId="571EA561" w14:textId="790C1466"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4</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AGV_MovingToOrigin</w:t>
            </w:r>
          </w:p>
        </w:tc>
        <w:tc>
          <w:tcPr>
            <w:tcW w:w="1200" w:type="dxa"/>
            <w:tcBorders>
              <w:top w:val="nil"/>
              <w:left w:val="nil"/>
              <w:bottom w:val="single" w:sz="4" w:space="0" w:color="auto"/>
              <w:right w:val="single" w:sz="4" w:space="0" w:color="auto"/>
            </w:tcBorders>
            <w:noWrap/>
            <w:vAlign w:val="bottom"/>
            <w:hideMark/>
          </w:tcPr>
          <w:p w14:paraId="4DBB69F5"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0.128</w:t>
            </w:r>
          </w:p>
        </w:tc>
      </w:tr>
      <w:tr w:rsidR="00A81960" w:rsidRPr="00703ED4" w14:paraId="710DA6C5" w14:textId="77777777" w:rsidTr="00682CED">
        <w:trPr>
          <w:trHeight w:val="300"/>
          <w:jc w:val="center"/>
        </w:trPr>
        <w:tc>
          <w:tcPr>
            <w:tcW w:w="4568" w:type="dxa"/>
            <w:tcBorders>
              <w:top w:val="nil"/>
              <w:left w:val="single" w:sz="4" w:space="0" w:color="auto"/>
              <w:bottom w:val="single" w:sz="4" w:space="0" w:color="auto"/>
              <w:right w:val="single" w:sz="4" w:space="0" w:color="auto"/>
            </w:tcBorders>
            <w:noWrap/>
            <w:vAlign w:val="bottom"/>
            <w:hideMark/>
          </w:tcPr>
          <w:p w14:paraId="12391CA7" w14:textId="06C2B3FF"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5</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AGV_AtOrigin</w:t>
            </w:r>
          </w:p>
        </w:tc>
        <w:tc>
          <w:tcPr>
            <w:tcW w:w="1200" w:type="dxa"/>
            <w:tcBorders>
              <w:top w:val="nil"/>
              <w:left w:val="nil"/>
              <w:bottom w:val="single" w:sz="4" w:space="0" w:color="auto"/>
              <w:right w:val="single" w:sz="4" w:space="0" w:color="auto"/>
            </w:tcBorders>
            <w:noWrap/>
            <w:vAlign w:val="bottom"/>
            <w:hideMark/>
          </w:tcPr>
          <w:p w14:paraId="340CFB33"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0.138</w:t>
            </w:r>
          </w:p>
        </w:tc>
      </w:tr>
      <w:tr w:rsidR="00A81960" w:rsidRPr="00703ED4" w14:paraId="65273C55" w14:textId="77777777" w:rsidTr="00682CED">
        <w:trPr>
          <w:trHeight w:val="300"/>
          <w:jc w:val="center"/>
        </w:trPr>
        <w:tc>
          <w:tcPr>
            <w:tcW w:w="4568" w:type="dxa"/>
            <w:tcBorders>
              <w:top w:val="nil"/>
              <w:left w:val="single" w:sz="4" w:space="0" w:color="auto"/>
              <w:bottom w:val="single" w:sz="4" w:space="0" w:color="auto"/>
              <w:right w:val="single" w:sz="4" w:space="0" w:color="auto"/>
            </w:tcBorders>
            <w:noWrap/>
            <w:vAlign w:val="bottom"/>
            <w:hideMark/>
          </w:tcPr>
          <w:p w14:paraId="33C3CC34" w14:textId="3C05A24F"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6</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RobotArm_idle</w:t>
            </w:r>
          </w:p>
        </w:tc>
        <w:tc>
          <w:tcPr>
            <w:tcW w:w="1200" w:type="dxa"/>
            <w:tcBorders>
              <w:top w:val="nil"/>
              <w:left w:val="nil"/>
              <w:bottom w:val="single" w:sz="4" w:space="0" w:color="auto"/>
              <w:right w:val="single" w:sz="4" w:space="0" w:color="auto"/>
            </w:tcBorders>
            <w:noWrap/>
            <w:vAlign w:val="bottom"/>
            <w:hideMark/>
          </w:tcPr>
          <w:p w14:paraId="797DAB72"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0.154</w:t>
            </w:r>
          </w:p>
        </w:tc>
      </w:tr>
      <w:tr w:rsidR="00A81960" w:rsidRPr="00703ED4" w14:paraId="6787CB5A" w14:textId="77777777" w:rsidTr="00682CED">
        <w:trPr>
          <w:trHeight w:val="300"/>
          <w:jc w:val="center"/>
        </w:trPr>
        <w:tc>
          <w:tcPr>
            <w:tcW w:w="4568" w:type="dxa"/>
            <w:tcBorders>
              <w:top w:val="nil"/>
              <w:left w:val="single" w:sz="4" w:space="0" w:color="auto"/>
              <w:bottom w:val="single" w:sz="4" w:space="0" w:color="auto"/>
              <w:right w:val="single" w:sz="4" w:space="0" w:color="auto"/>
            </w:tcBorders>
            <w:noWrap/>
            <w:vAlign w:val="bottom"/>
            <w:hideMark/>
          </w:tcPr>
          <w:p w14:paraId="2D4275E7" w14:textId="090B2662"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7</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RobotArm_Producing</w:t>
            </w:r>
          </w:p>
        </w:tc>
        <w:tc>
          <w:tcPr>
            <w:tcW w:w="1200" w:type="dxa"/>
            <w:tcBorders>
              <w:top w:val="nil"/>
              <w:left w:val="nil"/>
              <w:bottom w:val="single" w:sz="4" w:space="0" w:color="auto"/>
              <w:right w:val="single" w:sz="4" w:space="0" w:color="auto"/>
            </w:tcBorders>
            <w:noWrap/>
            <w:vAlign w:val="bottom"/>
            <w:hideMark/>
          </w:tcPr>
          <w:p w14:paraId="69B1DD68"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0.138</w:t>
            </w:r>
          </w:p>
        </w:tc>
      </w:tr>
    </w:tbl>
    <w:p w14:paraId="5F911D1A" w14:textId="2EA40D01"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向量各分量之和为</w:t>
      </w:r>
      <m:oMath>
        <m:r>
          <w:rPr>
            <w:rFonts w:ascii="Cambria Math" w:eastAsia="KaiTi" w:hAnsi="Cambria Math"/>
            <w:sz w:val="28"/>
            <w:szCs w:val="28"/>
          </w:rPr>
          <m:t>0.154+0.123+0.117+0.128+0.138+0.154+0.138=0.952≈1</m:t>
        </m:r>
      </m:oMath>
      <w:r w:rsidRPr="00703ED4">
        <w:rPr>
          <w:rFonts w:ascii="KaiTi" w:eastAsia="KaiTi" w:hAnsi="KaiTi"/>
          <w:sz w:val="28"/>
          <w:szCs w:val="28"/>
        </w:rPr>
        <w:t xml:space="preserve">，满足归一化约束。可以观察到：AGV_idle 与 RobotArm_idle </w:t>
      </w:r>
      <w:r w:rsidR="00682CED" w:rsidRPr="00703ED4">
        <w:rPr>
          <w:rFonts w:ascii="KaiTi" w:eastAsia="KaiTi" w:hAnsi="KaiTi"/>
          <w:sz w:val="28"/>
          <w:szCs w:val="28"/>
        </w:rPr>
        <w:t>出现频率最高</w:t>
      </w:r>
      <w:r w:rsidR="00682CED" w:rsidRPr="00703ED4">
        <w:rPr>
          <w:rFonts w:ascii="KaiTi" w:eastAsia="KaiTi" w:hAnsi="KaiTi" w:hint="eastAsia"/>
          <w:sz w:val="28"/>
          <w:szCs w:val="28"/>
        </w:rPr>
        <w:t>，</w:t>
      </w:r>
      <w:r w:rsidRPr="00703ED4">
        <w:rPr>
          <w:rFonts w:ascii="KaiTi" w:eastAsia="KaiTi" w:hAnsi="KaiTi"/>
          <w:sz w:val="28"/>
          <w:szCs w:val="28"/>
        </w:rPr>
        <w:t xml:space="preserve">均为0.154，这与实际生产中AGV和机械臂在任务间隙频繁处于空闲等待状态的物理规律高度吻合；AGV_AtRobotArm </w:t>
      </w:r>
      <w:r w:rsidR="00682CED" w:rsidRPr="00703ED4">
        <w:rPr>
          <w:rFonts w:ascii="KaiTi" w:eastAsia="KaiTi" w:hAnsi="KaiTi"/>
          <w:sz w:val="28"/>
          <w:szCs w:val="28"/>
        </w:rPr>
        <w:t>出现频率最低</w:t>
      </w:r>
      <w:r w:rsidR="00682CED" w:rsidRPr="00703ED4">
        <w:rPr>
          <w:rFonts w:ascii="KaiTi" w:eastAsia="KaiTi" w:hAnsi="KaiTi" w:hint="eastAsia"/>
          <w:sz w:val="28"/>
          <w:szCs w:val="28"/>
        </w:rPr>
        <w:t>，</w:t>
      </w:r>
      <w:r w:rsidR="00682CED" w:rsidRPr="00703ED4">
        <w:rPr>
          <w:rFonts w:ascii="KaiTi" w:eastAsia="KaiTi" w:hAnsi="KaiTi"/>
          <w:sz w:val="28"/>
          <w:szCs w:val="28"/>
        </w:rPr>
        <w:t>为</w:t>
      </w:r>
      <w:r w:rsidRPr="00703ED4">
        <w:rPr>
          <w:rFonts w:ascii="KaiTi" w:eastAsia="KaiTi" w:hAnsi="KaiTi"/>
          <w:sz w:val="28"/>
          <w:szCs w:val="28"/>
        </w:rPr>
        <w:t>0.117，</w:t>
      </w:r>
      <w:r w:rsidRPr="00703ED4">
        <w:rPr>
          <w:rFonts w:ascii="KaiTi" w:eastAsia="KaiTi" w:hAnsi="KaiTi"/>
          <w:sz w:val="28"/>
          <w:szCs w:val="28"/>
        </w:rPr>
        <w:lastRenderedPageBreak/>
        <w:t>对应AGV到达机械臂后短暂停留的过渡状态，符合预期。</w:t>
      </w:r>
    </w:p>
    <w:p w14:paraId="5D164D61" w14:textId="77777777"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步骤S2、自适应阈值生成</w:t>
      </w:r>
    </w:p>
    <w:p w14:paraId="05DC53C2" w14:textId="3C456049"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接收步骤S1输出的历史状态概率向量</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oMath>
      <w:r w:rsidRPr="00703ED4">
        <w:rPr>
          <w:rFonts w:ascii="KaiTi" w:eastAsia="KaiTi" w:hAnsi="KaiTi" w:hint="eastAsia"/>
          <w:sz w:val="28"/>
          <w:szCs w:val="28"/>
        </w:rPr>
        <w:t>，</w:t>
      </w:r>
      <w:r w:rsidRPr="00703ED4">
        <w:rPr>
          <w:rFonts w:ascii="KaiTi" w:eastAsia="KaiTi" w:hAnsi="KaiTi"/>
          <w:sz w:val="28"/>
          <w:szCs w:val="28"/>
        </w:rPr>
        <w:t>各分量量级约为0.1。在预设区间</w:t>
      </w:r>
      <w:r w:rsidRPr="00703ED4">
        <w:rPr>
          <w:rFonts w:ascii="KaiTi" w:eastAsia="KaiTi" w:hAnsi="KaiTi" w:hint="eastAsia"/>
          <w:sz w:val="28"/>
          <w:szCs w:val="28"/>
        </w:rPr>
        <w:t>[8,15]</w:t>
      </w:r>
      <w:r w:rsidRPr="00703ED4">
        <w:rPr>
          <w:rFonts w:ascii="KaiTi" w:eastAsia="KaiTi" w:hAnsi="KaiTi"/>
          <w:sz w:val="28"/>
          <w:szCs w:val="28"/>
        </w:rPr>
        <w:t>内以步长0.25逐一枚举全局缩放系数</w:t>
      </w:r>
      <w:r w:rsidRPr="00703ED4">
        <w:rPr>
          <w:rFonts w:ascii="Calibri" w:eastAsia="KaiTi" w:hAnsi="Calibri" w:cs="Calibri"/>
          <w:sz w:val="28"/>
          <w:szCs w:val="28"/>
        </w:rPr>
        <w:t> </w:t>
      </w:r>
      <m:oMath>
        <m:r>
          <w:rPr>
            <w:rFonts w:ascii="Cambria Math" w:eastAsia="KaiTi" w:hAnsi="Cambria Math"/>
            <w:sz w:val="28"/>
            <w:szCs w:val="28"/>
          </w:rPr>
          <m:t>k</m:t>
        </m:r>
      </m:oMath>
      <w:r w:rsidRPr="00703ED4">
        <w:rPr>
          <w:rFonts w:ascii="KaiTi" w:eastAsia="KaiTi" w:hAnsi="KaiTi" w:cs="Calibri" w:hint="eastAsia"/>
          <w:sz w:val="28"/>
          <w:szCs w:val="28"/>
        </w:rPr>
        <w:t>的</w:t>
      </w:r>
      <w:r w:rsidRPr="00703ED4">
        <w:rPr>
          <w:rFonts w:ascii="KaiTi" w:eastAsia="KaiTi" w:hAnsi="KaiTi" w:cs="Calibri"/>
          <w:sz w:val="28"/>
          <w:szCs w:val="28"/>
        </w:rPr>
        <w:t>候选值，对每个候选</w:t>
      </w:r>
      <m:oMath>
        <m:r>
          <w:rPr>
            <w:rFonts w:ascii="Cambria Math" w:eastAsia="KaiTi" w:hAnsi="Cambria Math"/>
            <w:sz w:val="28"/>
            <w:szCs w:val="28"/>
          </w:rPr>
          <m:t>k</m:t>
        </m:r>
      </m:oMath>
      <w:r w:rsidRPr="00703ED4">
        <w:rPr>
          <w:rFonts w:ascii="KaiTi" w:eastAsia="KaiTi" w:hAnsi="KaiTi" w:cs="Calibri" w:hint="eastAsia"/>
          <w:sz w:val="28"/>
          <w:szCs w:val="28"/>
        </w:rPr>
        <w:t>按</w:t>
      </w:r>
      <m:oMath>
        <m:sSub>
          <m:sSubPr>
            <m:ctrlPr>
              <w:rPr>
                <w:rFonts w:ascii="Cambria Math" w:eastAsia="KaiTi" w:hAnsi="Cambria Math" w:cs="Calibri"/>
                <w:i/>
                <w:sz w:val="28"/>
                <w:szCs w:val="28"/>
              </w:rPr>
            </m:ctrlPr>
          </m:sSubPr>
          <m:e>
            <m:r>
              <w:rPr>
                <w:rFonts w:ascii="Cambria Math" w:eastAsia="KaiTi" w:hAnsi="Cambria Math" w:cs="Calibri"/>
                <w:sz w:val="28"/>
                <w:szCs w:val="28"/>
              </w:rPr>
              <m:t>ε</m:t>
            </m:r>
          </m:e>
          <m:sub>
            <m:r>
              <w:rPr>
                <w:rFonts w:ascii="Cambria Math" w:eastAsia="KaiTi" w:hAnsi="Cambria Math" w:cs="Calibri"/>
                <w:sz w:val="28"/>
                <w:szCs w:val="28"/>
              </w:rPr>
              <m:t>i</m:t>
            </m:r>
          </m:sub>
        </m:sSub>
        <m:r>
          <w:rPr>
            <w:rFonts w:ascii="Cambria Math" w:eastAsia="KaiTi" w:hAnsi="Cambria Math" w:cs="Calibri"/>
            <w:sz w:val="28"/>
            <w:szCs w:val="28"/>
          </w:rPr>
          <m:t>=</m:t>
        </m:r>
        <m:sSub>
          <m:sSubPr>
            <m:ctrlPr>
              <w:rPr>
                <w:rFonts w:ascii="Cambria Math" w:eastAsia="KaiTi" w:hAnsi="Cambria Math" w:cs="Calibri"/>
                <w:i/>
                <w:sz w:val="28"/>
                <w:szCs w:val="28"/>
              </w:rPr>
            </m:ctrlPr>
          </m:sSubPr>
          <m:e>
            <m:r>
              <w:rPr>
                <w:rFonts w:ascii="Cambria Math" w:eastAsia="KaiTi" w:hAnsi="Cambria Math" w:cs="Calibri"/>
                <w:sz w:val="28"/>
                <w:szCs w:val="28"/>
              </w:rPr>
              <m:t>P</m:t>
            </m:r>
          </m:e>
          <m:sub>
            <m:r>
              <w:rPr>
                <w:rFonts w:ascii="Cambria Math" w:eastAsia="KaiTi" w:hAnsi="Cambria Math" w:cs="Calibri"/>
                <w:sz w:val="28"/>
                <w:szCs w:val="28"/>
              </w:rPr>
              <m:t>hist</m:t>
            </m:r>
          </m:sub>
        </m:sSub>
        <m:d>
          <m:dPr>
            <m:ctrlPr>
              <w:rPr>
                <w:rFonts w:ascii="Cambria Math" w:eastAsia="KaiTi" w:hAnsi="Cambria Math" w:cs="Calibri"/>
                <w:i/>
                <w:sz w:val="28"/>
                <w:szCs w:val="28"/>
              </w:rPr>
            </m:ctrlPr>
          </m:dPr>
          <m:e>
            <m:sSub>
              <m:sSubPr>
                <m:ctrlPr>
                  <w:rPr>
                    <w:rFonts w:ascii="Cambria Math" w:eastAsia="KaiTi" w:hAnsi="Cambria Math" w:cs="Calibri"/>
                    <w:i/>
                    <w:sz w:val="28"/>
                    <w:szCs w:val="28"/>
                  </w:rPr>
                </m:ctrlPr>
              </m:sSubPr>
              <m:e>
                <m:r>
                  <w:rPr>
                    <w:rFonts w:ascii="Cambria Math" w:eastAsia="KaiTi" w:hAnsi="Cambria Math" w:cs="Calibri"/>
                    <w:sz w:val="28"/>
                    <w:szCs w:val="28"/>
                  </w:rPr>
                  <m:t>s</m:t>
                </m:r>
              </m:e>
              <m:sub>
                <m:r>
                  <w:rPr>
                    <w:rFonts w:ascii="Cambria Math" w:eastAsia="KaiTi" w:hAnsi="Cambria Math" w:cs="Calibri"/>
                    <w:sz w:val="28"/>
                    <w:szCs w:val="28"/>
                  </w:rPr>
                  <m:t>i</m:t>
                </m:r>
              </m:sub>
            </m:sSub>
          </m:e>
        </m:d>
        <m:r>
          <w:rPr>
            <w:rFonts w:ascii="Cambria Math" w:eastAsia="KaiTi" w:hAnsi="Cambria Math" w:cs="Calibri"/>
            <w:sz w:val="28"/>
            <w:szCs w:val="28"/>
          </w:rPr>
          <m:t>×k</m:t>
        </m:r>
      </m:oMath>
      <w:r w:rsidRPr="00703ED4">
        <w:rPr>
          <w:rFonts w:ascii="KaiTi" w:eastAsia="KaiTi" w:hAnsi="KaiTi" w:cs="Calibri"/>
          <w:sz w:val="28"/>
          <w:szCs w:val="28"/>
        </w:rPr>
        <w:t>计算各状态的候选</w:t>
      </w:r>
      <w:del w:id="311" w:author="YU, QI (SI EP CEA R&amp;D DD)" w:date="2026-07-14T17:13:00Z">
        <w:r w:rsidRPr="00703ED4" w:rsidDel="007A1C05">
          <w:rPr>
            <w:rFonts w:ascii="KaiTi" w:eastAsia="KaiTi" w:hAnsi="KaiTi" w:cs="Calibri"/>
            <w:sz w:val="28"/>
            <w:szCs w:val="28"/>
          </w:rPr>
          <w:delText>个性化阈值</w:delText>
        </w:r>
      </w:del>
      <w:ins w:id="312" w:author="YU, QI (SI EP CEA R&amp;D DD)" w:date="2026-07-14T17:13:00Z">
        <w:r w:rsidR="007A1C05">
          <w:rPr>
            <w:rFonts w:ascii="KaiTi" w:eastAsia="KaiTi" w:hAnsi="KaiTi" w:cs="Calibri"/>
            <w:sz w:val="28"/>
            <w:szCs w:val="28"/>
          </w:rPr>
          <w:t>自适应阈值</w:t>
        </w:r>
      </w:ins>
      <w:r w:rsidRPr="00703ED4">
        <w:rPr>
          <w:rFonts w:ascii="KaiTi" w:eastAsia="KaiTi" w:hAnsi="KaiTi" w:cs="Calibri"/>
          <w:sz w:val="28"/>
          <w:szCs w:val="28"/>
        </w:rPr>
        <w:t>，并在验证集上运行步骤S3中子步骤S31至S34的检测逻辑，统计TP、FP与FN，计算F1-score。</w:t>
      </w:r>
    </w:p>
    <w:p w14:paraId="5EF3E663" w14:textId="511B553C" w:rsidR="00A81960" w:rsidRPr="00703ED4" w:rsidRDefault="00A81960" w:rsidP="00682CED">
      <w:pPr>
        <w:spacing w:line="360" w:lineRule="auto"/>
        <w:ind w:firstLineChars="200" w:firstLine="560"/>
        <w:rPr>
          <w:rFonts w:ascii="KaiTi" w:eastAsia="KaiTi" w:hAnsi="KaiTi"/>
          <w:sz w:val="28"/>
          <w:szCs w:val="28"/>
        </w:rPr>
      </w:pPr>
      <w:r w:rsidRPr="00703ED4">
        <w:rPr>
          <w:rFonts w:ascii="KaiTi" w:eastAsia="KaiTi" w:hAnsi="KaiTi"/>
          <w:sz w:val="28"/>
          <w:szCs w:val="28"/>
        </w:rPr>
        <w:t>网格搜索结果表明：当</w:t>
      </w:r>
      <m:oMath>
        <m:r>
          <w:rPr>
            <w:rFonts w:ascii="Cambria Math" w:eastAsia="KaiTi" w:hAnsi="Cambria Math" w:cs="Calibri"/>
            <w:sz w:val="28"/>
            <w:szCs w:val="28"/>
          </w:rPr>
          <m:t>k=10.25</m:t>
        </m:r>
      </m:oMath>
      <w:r w:rsidRPr="00703ED4">
        <w:rPr>
          <w:rFonts w:ascii="KaiTi" w:eastAsia="KaiTi" w:hAnsi="KaiTi"/>
          <w:sz w:val="28"/>
          <w:szCs w:val="28"/>
        </w:rPr>
        <w:t>时，验证集上的F1-score达到最高值0.92，且所有正常样本均满足</w:t>
      </w:r>
      <m:oMath>
        <m:r>
          <w:rPr>
            <w:rFonts w:ascii="Cambria Math" w:eastAsia="KaiTi" w:hAnsi="Cambria Math"/>
            <w:sz w:val="28"/>
            <w:szCs w:val="28"/>
          </w:rPr>
          <m:t>d&lt;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oMath>
      <w:r w:rsidRPr="00703ED4">
        <w:rPr>
          <w:rFonts w:ascii="KaiTi" w:eastAsia="KaiTi" w:hAnsi="KaiTi" w:hint="eastAsia"/>
          <w:sz w:val="28"/>
          <w:szCs w:val="28"/>
        </w:rPr>
        <w:t>的</w:t>
      </w:r>
      <w:r w:rsidRPr="00703ED4">
        <w:rPr>
          <w:rFonts w:ascii="KaiTi" w:eastAsia="KaiTi" w:hAnsi="KaiTi"/>
          <w:sz w:val="28"/>
          <w:szCs w:val="28"/>
        </w:rPr>
        <w:t>约束，因此选取</w:t>
      </w:r>
      <m:oMath>
        <m:r>
          <w:rPr>
            <w:rFonts w:ascii="Cambria Math" w:eastAsia="KaiTi" w:hAnsi="Cambria Math" w:cs="Calibri"/>
            <w:sz w:val="28"/>
            <w:szCs w:val="28"/>
          </w:rPr>
          <m:t>k=10.25</m:t>
        </m:r>
      </m:oMath>
      <w:r w:rsidRPr="00703ED4">
        <w:rPr>
          <w:rFonts w:ascii="KaiTi" w:eastAsia="KaiTi" w:hAnsi="KaiTi" w:hint="eastAsia"/>
          <w:sz w:val="28"/>
          <w:szCs w:val="28"/>
        </w:rPr>
        <w:t>作为</w:t>
      </w:r>
      <w:r w:rsidRPr="00703ED4">
        <w:rPr>
          <w:rFonts w:ascii="KaiTi" w:eastAsia="KaiTi" w:hAnsi="KaiTi"/>
          <w:sz w:val="28"/>
          <w:szCs w:val="28"/>
        </w:rPr>
        <w:t>最终全局缩放系数。</w:t>
      </w:r>
      <m:oMath>
        <m:r>
          <w:rPr>
            <w:rFonts w:ascii="Cambria Math" w:eastAsia="KaiTi" w:hAnsi="Cambria Math" w:cs="Calibri"/>
            <w:sz w:val="28"/>
            <w:szCs w:val="28"/>
          </w:rPr>
          <m:t>k</m:t>
        </m:r>
      </m:oMath>
      <w:r w:rsidRPr="00703ED4">
        <w:rPr>
          <w:rFonts w:ascii="KaiTi" w:eastAsia="KaiTi" w:hAnsi="KaiTi"/>
          <w:sz w:val="28"/>
          <w:szCs w:val="28"/>
        </w:rPr>
        <w:t>的作用在于将量级约为0</w:t>
      </w:r>
      <w:r w:rsidRPr="00703ED4">
        <w:rPr>
          <w:rFonts w:ascii="KaiTi" w:eastAsia="KaiTi" w:hAnsi="KaiTi" w:hint="eastAsia"/>
          <w:sz w:val="28"/>
          <w:szCs w:val="28"/>
        </w:rPr>
        <w:t>.</w:t>
      </w:r>
      <w:r w:rsidRPr="00703ED4">
        <w:rPr>
          <w:rFonts w:ascii="KaiTi" w:eastAsia="KaiTi" w:hAnsi="KaiTi"/>
          <w:sz w:val="28"/>
          <w:szCs w:val="28"/>
        </w:rPr>
        <w:t>1的先验概率放大至与实际偏差值</w:t>
      </w:r>
      <m:oMath>
        <m:r>
          <w:rPr>
            <w:rFonts w:ascii="Cambria Math" w:eastAsia="KaiTi" w:hAnsi="Cambria Math"/>
            <w:sz w:val="28"/>
            <w:szCs w:val="28"/>
          </w:rPr>
          <m:t>d</m:t>
        </m:r>
      </m:oMath>
      <w:r w:rsidRPr="00703ED4">
        <w:rPr>
          <w:rFonts w:ascii="KaiTi" w:eastAsia="KaiTi" w:hAnsi="KaiTi"/>
          <w:sz w:val="28"/>
          <w:szCs w:val="28"/>
        </w:rPr>
        <w:t>相匹配的数值范围，使阈值具有实际判别意义。</w:t>
      </w:r>
    </w:p>
    <w:p w14:paraId="492E51BF" w14:textId="4C8BAB7B" w:rsidR="00A81960" w:rsidRPr="00703ED4" w:rsidRDefault="00A81960" w:rsidP="00A81960">
      <w:pPr>
        <w:spacing w:line="360" w:lineRule="auto"/>
        <w:ind w:firstLineChars="200" w:firstLine="560"/>
        <w:rPr>
          <w:rFonts w:ascii="KaiTi" w:eastAsia="KaiTi" w:hAnsi="KaiTi" w:cs="Calibri"/>
          <w:sz w:val="28"/>
          <w:szCs w:val="28"/>
        </w:rPr>
      </w:pPr>
      <w:r w:rsidRPr="00703ED4">
        <w:rPr>
          <w:rFonts w:ascii="KaiTi" w:eastAsia="KaiTi" w:hAnsi="KaiTi"/>
          <w:sz w:val="28"/>
          <w:szCs w:val="28"/>
        </w:rPr>
        <w:t>以</w:t>
      </w:r>
      <w:r w:rsidRPr="00703ED4">
        <w:rPr>
          <w:rFonts w:ascii="Calibri" w:eastAsia="KaiTi" w:hAnsi="Calibri" w:cs="Calibri"/>
          <w:sz w:val="28"/>
          <w:szCs w:val="28"/>
        </w:rPr>
        <w:t> </w:t>
      </w:r>
      <m:oMath>
        <m:r>
          <w:rPr>
            <w:rFonts w:ascii="Cambria Math" w:eastAsia="KaiTi" w:hAnsi="Cambria Math" w:cs="Calibri"/>
            <w:sz w:val="28"/>
            <w:szCs w:val="28"/>
          </w:rPr>
          <m:t>k=10.25</m:t>
        </m:r>
      </m:oMath>
      <w:r w:rsidRPr="00703ED4">
        <w:rPr>
          <w:rFonts w:ascii="KaiTi" w:eastAsia="KaiTi" w:hAnsi="KaiTi" w:cs="Calibri"/>
          <w:sz w:val="28"/>
          <w:szCs w:val="28"/>
        </w:rPr>
        <w:t>对每个状态计算最终</w:t>
      </w:r>
      <w:del w:id="313" w:author="YU, QI (SI EP CEA R&amp;D DD)" w:date="2026-07-14T17:13:00Z">
        <w:r w:rsidRPr="00703ED4" w:rsidDel="007A1C05">
          <w:rPr>
            <w:rFonts w:ascii="KaiTi" w:eastAsia="KaiTi" w:hAnsi="KaiTi" w:cs="Calibri"/>
            <w:sz w:val="28"/>
            <w:szCs w:val="28"/>
          </w:rPr>
          <w:delText>个性化阈值</w:delText>
        </w:r>
      </w:del>
      <w:ins w:id="314" w:author="YU, QI (SI EP CEA R&amp;D DD)" w:date="2026-07-14T17:13:00Z">
        <w:r w:rsidR="007A1C05">
          <w:rPr>
            <w:rFonts w:ascii="KaiTi" w:eastAsia="KaiTi" w:hAnsi="KaiTi" w:cs="Calibri"/>
            <w:sz w:val="28"/>
            <w:szCs w:val="28"/>
          </w:rPr>
          <w:t>自适应阈值</w:t>
        </w:r>
      </w:ins>
      <m:oMath>
        <m:sSub>
          <m:sSubPr>
            <m:ctrlPr>
              <w:rPr>
                <w:rFonts w:ascii="Cambria Math" w:eastAsia="KaiTi" w:hAnsi="Cambria Math" w:cs="Calibri"/>
                <w:i/>
                <w:sz w:val="28"/>
                <w:szCs w:val="28"/>
              </w:rPr>
            </m:ctrlPr>
          </m:sSubPr>
          <m:e>
            <m:r>
              <w:rPr>
                <w:rFonts w:ascii="Cambria Math" w:eastAsia="KaiTi" w:hAnsi="Cambria Math" w:cs="Calibri"/>
                <w:sz w:val="28"/>
                <w:szCs w:val="28"/>
              </w:rPr>
              <m:t>ε</m:t>
            </m:r>
          </m:e>
          <m:sub>
            <m:r>
              <w:rPr>
                <w:rFonts w:ascii="Cambria Math" w:eastAsia="KaiTi" w:hAnsi="Cambria Math" w:cs="Calibri"/>
                <w:sz w:val="28"/>
                <w:szCs w:val="28"/>
              </w:rPr>
              <m:t>i</m:t>
            </m:r>
          </m:sub>
        </m:sSub>
        <m:r>
          <w:rPr>
            <w:rFonts w:ascii="Cambria Math" w:eastAsia="KaiTi" w:hAnsi="Cambria Math" w:cs="Calibri"/>
            <w:sz w:val="28"/>
            <w:szCs w:val="28"/>
          </w:rPr>
          <m:t>=</m:t>
        </m:r>
        <m:sSub>
          <m:sSubPr>
            <m:ctrlPr>
              <w:rPr>
                <w:rFonts w:ascii="Cambria Math" w:eastAsia="KaiTi" w:hAnsi="Cambria Math" w:cs="Calibri"/>
                <w:i/>
                <w:sz w:val="28"/>
                <w:szCs w:val="28"/>
              </w:rPr>
            </m:ctrlPr>
          </m:sSubPr>
          <m:e>
            <m:r>
              <w:rPr>
                <w:rFonts w:ascii="Cambria Math" w:eastAsia="KaiTi" w:hAnsi="Cambria Math" w:cs="Calibri"/>
                <w:sz w:val="28"/>
                <w:szCs w:val="28"/>
              </w:rPr>
              <m:t>P</m:t>
            </m:r>
          </m:e>
          <m:sub>
            <m:r>
              <w:rPr>
                <w:rFonts w:ascii="Cambria Math" w:eastAsia="KaiTi" w:hAnsi="Cambria Math" w:cs="Calibri"/>
                <w:sz w:val="28"/>
                <w:szCs w:val="28"/>
              </w:rPr>
              <m:t>hist</m:t>
            </m:r>
          </m:sub>
        </m:sSub>
        <m:d>
          <m:dPr>
            <m:ctrlPr>
              <w:rPr>
                <w:rFonts w:ascii="Cambria Math" w:eastAsia="KaiTi" w:hAnsi="Cambria Math" w:cs="Calibri"/>
                <w:i/>
                <w:sz w:val="28"/>
                <w:szCs w:val="28"/>
              </w:rPr>
            </m:ctrlPr>
          </m:dPr>
          <m:e>
            <m:sSub>
              <m:sSubPr>
                <m:ctrlPr>
                  <w:rPr>
                    <w:rFonts w:ascii="Cambria Math" w:eastAsia="KaiTi" w:hAnsi="Cambria Math" w:cs="Calibri"/>
                    <w:i/>
                    <w:sz w:val="28"/>
                    <w:szCs w:val="28"/>
                  </w:rPr>
                </m:ctrlPr>
              </m:sSubPr>
              <m:e>
                <m:r>
                  <w:rPr>
                    <w:rFonts w:ascii="Cambria Math" w:eastAsia="KaiTi" w:hAnsi="Cambria Math" w:cs="Calibri"/>
                    <w:sz w:val="28"/>
                    <w:szCs w:val="28"/>
                  </w:rPr>
                  <m:t>s</m:t>
                </m:r>
              </m:e>
              <m:sub>
                <m:r>
                  <w:rPr>
                    <w:rFonts w:ascii="Cambria Math" w:eastAsia="KaiTi" w:hAnsi="Cambria Math" w:cs="Calibri"/>
                    <w:sz w:val="28"/>
                    <w:szCs w:val="28"/>
                  </w:rPr>
                  <m:t>i</m:t>
                </m:r>
              </m:sub>
            </m:sSub>
          </m:e>
        </m:d>
        <m:r>
          <w:rPr>
            <w:rFonts w:ascii="Cambria Math" w:eastAsia="KaiTi" w:hAnsi="Cambria Math" w:cs="Calibri"/>
            <w:sz w:val="28"/>
            <w:szCs w:val="28"/>
          </w:rPr>
          <m:t>×10.25</m:t>
        </m:r>
      </m:oMath>
      <w:r w:rsidRPr="00703ED4">
        <w:rPr>
          <w:rFonts w:ascii="KaiTi" w:eastAsia="KaiTi" w:hAnsi="KaiTi" w:cs="Calibri" w:hint="eastAsia"/>
          <w:sz w:val="28"/>
          <w:szCs w:val="28"/>
        </w:rPr>
        <w:t>，</w:t>
      </w:r>
      <w:r w:rsidRPr="00703ED4">
        <w:rPr>
          <w:rFonts w:ascii="KaiTi" w:eastAsia="KaiTi" w:hAnsi="KaiTi" w:cs="Calibri"/>
          <w:sz w:val="28"/>
          <w:szCs w:val="28"/>
        </w:rPr>
        <w:t>构建阈值映射表ThresholdMap如下：</w:t>
      </w:r>
    </w:p>
    <w:tbl>
      <w:tblPr>
        <w:tblW w:w="8330" w:type="dxa"/>
        <w:jc w:val="center"/>
        <w:tblLook w:val="04A0" w:firstRow="1" w:lastRow="0" w:firstColumn="1" w:lastColumn="0" w:noHBand="0" w:noVBand="1"/>
      </w:tblPr>
      <w:tblGrid>
        <w:gridCol w:w="4439"/>
        <w:gridCol w:w="1896"/>
        <w:gridCol w:w="1995"/>
      </w:tblGrid>
      <w:tr w:rsidR="00A81960" w:rsidRPr="00703ED4" w14:paraId="7DC62319" w14:textId="77777777" w:rsidTr="005A2A42">
        <w:trPr>
          <w:trHeight w:val="300"/>
          <w:jc w:val="center"/>
        </w:trPr>
        <w:tc>
          <w:tcPr>
            <w:tcW w:w="4439" w:type="dxa"/>
            <w:tcBorders>
              <w:top w:val="single" w:sz="4" w:space="0" w:color="auto"/>
              <w:left w:val="single" w:sz="4" w:space="0" w:color="auto"/>
              <w:bottom w:val="single" w:sz="4" w:space="0" w:color="auto"/>
              <w:right w:val="single" w:sz="4" w:space="0" w:color="auto"/>
            </w:tcBorders>
            <w:noWrap/>
            <w:vAlign w:val="bottom"/>
            <w:hideMark/>
          </w:tcPr>
          <w:p w14:paraId="1102FB0F" w14:textId="77777777"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hint="eastAsia"/>
                <w:bCs/>
                <w:color w:val="000000"/>
                <w:kern w:val="0"/>
                <w:sz w:val="28"/>
                <w:szCs w:val="28"/>
              </w:rPr>
              <w:t>状态（键</w:t>
            </w:r>
            <w:r w:rsidRPr="00703ED4">
              <w:rPr>
                <w:rFonts w:ascii="KaiTi" w:eastAsia="KaiTi" w:hAnsi="KaiTi" w:cs="微软雅黑"/>
                <w:bCs/>
                <w:color w:val="000000"/>
                <w:kern w:val="0"/>
                <w:sz w:val="28"/>
                <w:szCs w:val="28"/>
              </w:rPr>
              <w:t>）</w:t>
            </w:r>
          </w:p>
        </w:tc>
        <w:tc>
          <w:tcPr>
            <w:tcW w:w="1896" w:type="dxa"/>
            <w:tcBorders>
              <w:top w:val="single" w:sz="4" w:space="0" w:color="auto"/>
              <w:left w:val="nil"/>
              <w:bottom w:val="single" w:sz="4" w:space="0" w:color="auto"/>
              <w:right w:val="single" w:sz="4" w:space="0" w:color="auto"/>
            </w:tcBorders>
            <w:noWrap/>
            <w:vAlign w:val="bottom"/>
            <w:hideMark/>
          </w:tcPr>
          <w:p w14:paraId="3A662CCA" w14:textId="77777777"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bCs/>
                <w:color w:val="000000"/>
                <w:kern w:val="0"/>
                <w:sz w:val="28"/>
                <w:szCs w:val="28"/>
              </w:rPr>
              <w:t>计算过程</w:t>
            </w:r>
          </w:p>
        </w:tc>
        <w:tc>
          <w:tcPr>
            <w:tcW w:w="1995" w:type="dxa"/>
            <w:tcBorders>
              <w:top w:val="single" w:sz="4" w:space="0" w:color="auto"/>
              <w:left w:val="nil"/>
              <w:bottom w:val="single" w:sz="4" w:space="0" w:color="auto"/>
              <w:right w:val="single" w:sz="4" w:space="0" w:color="auto"/>
            </w:tcBorders>
            <w:noWrap/>
            <w:vAlign w:val="bottom"/>
            <w:hideMark/>
          </w:tcPr>
          <w:p w14:paraId="7CD12004" w14:textId="45C9ECE6"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bCs/>
                <w:color w:val="000000"/>
                <w:kern w:val="0"/>
                <w:sz w:val="28"/>
                <w:szCs w:val="28"/>
              </w:rPr>
              <w:t>阈值</w:t>
            </w:r>
            <w:r w:rsidRPr="00703ED4">
              <w:rPr>
                <w:rFonts w:ascii="KaiTi" w:eastAsia="KaiTi" w:hAnsi="KaiTi"/>
                <w:bCs/>
                <w:color w:val="000000"/>
                <w:kern w:val="0"/>
                <w:sz w:val="28"/>
                <w:szCs w:val="28"/>
              </w:rPr>
              <w:t xml:space="preserve"> </w:t>
            </w:r>
            <m:oMath>
              <m:sSub>
                <m:sSubPr>
                  <m:ctrlPr>
                    <w:rPr>
                      <w:rFonts w:ascii="Cambria Math" w:eastAsia="KaiTi" w:hAnsi="Cambria Math" w:cs="Calibri"/>
                      <w:i/>
                      <w:sz w:val="28"/>
                      <w:szCs w:val="28"/>
                    </w:rPr>
                  </m:ctrlPr>
                </m:sSubPr>
                <m:e>
                  <m:r>
                    <w:rPr>
                      <w:rFonts w:ascii="Cambria Math" w:eastAsia="KaiTi" w:hAnsi="Cambria Math" w:cs="Calibri"/>
                      <w:sz w:val="28"/>
                      <w:szCs w:val="28"/>
                    </w:rPr>
                    <m:t>ε</m:t>
                  </m:r>
                </m:e>
                <m:sub>
                  <m:r>
                    <w:rPr>
                      <w:rFonts w:ascii="Cambria Math" w:eastAsia="KaiTi" w:hAnsi="Cambria Math" w:cs="Calibri"/>
                      <w:sz w:val="28"/>
                      <w:szCs w:val="28"/>
                    </w:rPr>
                    <m:t>i</m:t>
                  </m:r>
                </m:sub>
              </m:sSub>
            </m:oMath>
            <w:r w:rsidRPr="00703ED4">
              <w:rPr>
                <w:rFonts w:ascii="MS Mincho" w:eastAsia="KaiTi" w:hAnsi="MS Mincho" w:cs="MS Mincho"/>
                <w:bCs/>
                <w:color w:val="000000"/>
                <w:kern w:val="0"/>
                <w:sz w:val="28"/>
                <w:szCs w:val="28"/>
              </w:rPr>
              <w:t>​</w:t>
            </w:r>
            <w:r w:rsidRPr="00703ED4">
              <w:rPr>
                <w:rFonts w:ascii="KaiTi" w:eastAsia="KaiTi" w:hAnsi="KaiTi" w:cs="微软雅黑"/>
                <w:bCs/>
                <w:color w:val="000000"/>
                <w:kern w:val="0"/>
                <w:sz w:val="28"/>
                <w:szCs w:val="28"/>
              </w:rPr>
              <w:t>（值）</w:t>
            </w:r>
          </w:p>
        </w:tc>
      </w:tr>
      <w:tr w:rsidR="00A81960" w:rsidRPr="00703ED4" w14:paraId="031DC916" w14:textId="77777777" w:rsidTr="005A2A42">
        <w:trPr>
          <w:trHeight w:val="300"/>
          <w:jc w:val="center"/>
        </w:trPr>
        <w:tc>
          <w:tcPr>
            <w:tcW w:w="4439" w:type="dxa"/>
            <w:tcBorders>
              <w:top w:val="nil"/>
              <w:left w:val="single" w:sz="4" w:space="0" w:color="auto"/>
              <w:bottom w:val="single" w:sz="4" w:space="0" w:color="auto"/>
              <w:right w:val="single" w:sz="4" w:space="0" w:color="auto"/>
            </w:tcBorders>
            <w:noWrap/>
            <w:vAlign w:val="bottom"/>
            <w:hideMark/>
          </w:tcPr>
          <w:p w14:paraId="353D7AC8" w14:textId="35AE8453"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1</m:t>
                  </m:r>
                </m:sub>
              </m:sSub>
            </m:oMath>
            <w:r w:rsidR="00A81960" w:rsidRPr="00703ED4">
              <w:rPr>
                <w:rFonts w:ascii="KaiTi" w:eastAsia="KaiTi" w:hAnsi="KaiTi" w:hint="eastAsia"/>
                <w:iCs/>
                <w:color w:val="000000"/>
                <w:kern w:val="0"/>
                <w:sz w:val="28"/>
                <w:szCs w:val="28"/>
              </w:rPr>
              <w:t xml:space="preserve">: </w:t>
            </w:r>
            <w:r w:rsidR="00A81960" w:rsidRPr="00703ED4">
              <w:rPr>
                <w:rFonts w:ascii="KaiTi" w:eastAsia="KaiTi" w:hAnsi="KaiTi"/>
                <w:color w:val="000000"/>
                <w:kern w:val="0"/>
                <w:sz w:val="28"/>
                <w:szCs w:val="28"/>
              </w:rPr>
              <w:t>AGV_idle</w:t>
            </w:r>
          </w:p>
        </w:tc>
        <w:tc>
          <w:tcPr>
            <w:tcW w:w="1896" w:type="dxa"/>
            <w:tcBorders>
              <w:top w:val="nil"/>
              <w:left w:val="nil"/>
              <w:bottom w:val="single" w:sz="4" w:space="0" w:color="auto"/>
              <w:right w:val="single" w:sz="4" w:space="0" w:color="auto"/>
            </w:tcBorders>
            <w:noWrap/>
            <w:vAlign w:val="bottom"/>
            <w:hideMark/>
          </w:tcPr>
          <w:p w14:paraId="129C1883"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0.154×10.25</w:t>
            </w:r>
          </w:p>
        </w:tc>
        <w:tc>
          <w:tcPr>
            <w:tcW w:w="1995" w:type="dxa"/>
            <w:tcBorders>
              <w:top w:val="nil"/>
              <w:left w:val="nil"/>
              <w:bottom w:val="single" w:sz="4" w:space="0" w:color="auto"/>
              <w:right w:val="single" w:sz="4" w:space="0" w:color="auto"/>
            </w:tcBorders>
            <w:noWrap/>
            <w:vAlign w:val="bottom"/>
            <w:hideMark/>
          </w:tcPr>
          <w:p w14:paraId="09650281"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1.58</w:t>
            </w:r>
          </w:p>
        </w:tc>
      </w:tr>
      <w:tr w:rsidR="00A81960" w:rsidRPr="00703ED4" w14:paraId="1B2F283C" w14:textId="77777777" w:rsidTr="005A2A42">
        <w:trPr>
          <w:trHeight w:val="300"/>
          <w:jc w:val="center"/>
        </w:trPr>
        <w:tc>
          <w:tcPr>
            <w:tcW w:w="4439" w:type="dxa"/>
            <w:tcBorders>
              <w:top w:val="nil"/>
              <w:left w:val="single" w:sz="4" w:space="0" w:color="auto"/>
              <w:bottom w:val="single" w:sz="4" w:space="0" w:color="auto"/>
              <w:right w:val="single" w:sz="4" w:space="0" w:color="auto"/>
            </w:tcBorders>
            <w:noWrap/>
            <w:vAlign w:val="bottom"/>
            <w:hideMark/>
          </w:tcPr>
          <w:p w14:paraId="28B809A4" w14:textId="32B16ACC"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2</m:t>
                  </m:r>
                </m:sub>
              </m:sSub>
            </m:oMath>
            <w:r w:rsidR="00A81960" w:rsidRPr="00703ED4">
              <w:rPr>
                <w:rFonts w:ascii="KaiTi" w:eastAsia="KaiTi" w:hAnsi="KaiTi" w:hint="eastAsia"/>
                <w:iCs/>
                <w:color w:val="000000"/>
                <w:kern w:val="0"/>
                <w:sz w:val="28"/>
                <w:szCs w:val="28"/>
              </w:rPr>
              <w:t xml:space="preserve">: </w:t>
            </w:r>
            <w:r w:rsidR="00A81960" w:rsidRPr="00703ED4">
              <w:rPr>
                <w:rFonts w:ascii="KaiTi" w:eastAsia="KaiTi" w:hAnsi="KaiTi"/>
                <w:color w:val="000000"/>
                <w:kern w:val="0"/>
                <w:sz w:val="28"/>
                <w:szCs w:val="28"/>
              </w:rPr>
              <w:t>AGV_MovingToRobotArm</w:t>
            </w:r>
          </w:p>
        </w:tc>
        <w:tc>
          <w:tcPr>
            <w:tcW w:w="1896" w:type="dxa"/>
            <w:tcBorders>
              <w:top w:val="nil"/>
              <w:left w:val="nil"/>
              <w:bottom w:val="single" w:sz="4" w:space="0" w:color="auto"/>
              <w:right w:val="single" w:sz="4" w:space="0" w:color="auto"/>
            </w:tcBorders>
            <w:noWrap/>
            <w:vAlign w:val="bottom"/>
            <w:hideMark/>
          </w:tcPr>
          <w:p w14:paraId="37569858"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0.123×10.25</w:t>
            </w:r>
          </w:p>
        </w:tc>
        <w:tc>
          <w:tcPr>
            <w:tcW w:w="1995" w:type="dxa"/>
            <w:tcBorders>
              <w:top w:val="nil"/>
              <w:left w:val="nil"/>
              <w:bottom w:val="single" w:sz="4" w:space="0" w:color="auto"/>
              <w:right w:val="single" w:sz="4" w:space="0" w:color="auto"/>
            </w:tcBorders>
            <w:noWrap/>
            <w:vAlign w:val="bottom"/>
            <w:hideMark/>
          </w:tcPr>
          <w:p w14:paraId="101F488E"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1.26</w:t>
            </w:r>
          </w:p>
        </w:tc>
      </w:tr>
      <w:tr w:rsidR="00A81960" w:rsidRPr="00703ED4" w14:paraId="7C4B2AF6" w14:textId="77777777" w:rsidTr="005A2A42">
        <w:trPr>
          <w:trHeight w:val="300"/>
          <w:jc w:val="center"/>
        </w:trPr>
        <w:tc>
          <w:tcPr>
            <w:tcW w:w="4439" w:type="dxa"/>
            <w:tcBorders>
              <w:top w:val="nil"/>
              <w:left w:val="single" w:sz="4" w:space="0" w:color="auto"/>
              <w:bottom w:val="single" w:sz="4" w:space="0" w:color="auto"/>
              <w:right w:val="single" w:sz="4" w:space="0" w:color="auto"/>
            </w:tcBorders>
            <w:noWrap/>
            <w:vAlign w:val="bottom"/>
            <w:hideMark/>
          </w:tcPr>
          <w:p w14:paraId="7B27458F" w14:textId="208859AE"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3</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AGV_AtRobotArm</w:t>
            </w:r>
          </w:p>
        </w:tc>
        <w:tc>
          <w:tcPr>
            <w:tcW w:w="1896" w:type="dxa"/>
            <w:tcBorders>
              <w:top w:val="nil"/>
              <w:left w:val="nil"/>
              <w:bottom w:val="single" w:sz="4" w:space="0" w:color="auto"/>
              <w:right w:val="single" w:sz="4" w:space="0" w:color="auto"/>
            </w:tcBorders>
            <w:noWrap/>
            <w:vAlign w:val="bottom"/>
            <w:hideMark/>
          </w:tcPr>
          <w:p w14:paraId="2CA46EE5"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0.117×10.25</w:t>
            </w:r>
          </w:p>
        </w:tc>
        <w:tc>
          <w:tcPr>
            <w:tcW w:w="1995" w:type="dxa"/>
            <w:tcBorders>
              <w:top w:val="nil"/>
              <w:left w:val="nil"/>
              <w:bottom w:val="single" w:sz="4" w:space="0" w:color="auto"/>
              <w:right w:val="single" w:sz="4" w:space="0" w:color="auto"/>
            </w:tcBorders>
            <w:noWrap/>
            <w:vAlign w:val="bottom"/>
            <w:hideMark/>
          </w:tcPr>
          <w:p w14:paraId="3B3F090E"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1.2</w:t>
            </w:r>
            <w:r w:rsidRPr="00703ED4">
              <w:rPr>
                <w:rFonts w:ascii="KaiTi" w:eastAsia="KaiTi" w:hAnsi="KaiTi" w:hint="eastAsia"/>
                <w:color w:val="000000"/>
                <w:kern w:val="0"/>
                <w:sz w:val="28"/>
                <w:szCs w:val="28"/>
              </w:rPr>
              <w:t>0</w:t>
            </w:r>
          </w:p>
        </w:tc>
      </w:tr>
      <w:tr w:rsidR="00A81960" w:rsidRPr="00703ED4" w14:paraId="7CF2313D" w14:textId="77777777" w:rsidTr="005A2A42">
        <w:trPr>
          <w:trHeight w:val="300"/>
          <w:jc w:val="center"/>
        </w:trPr>
        <w:tc>
          <w:tcPr>
            <w:tcW w:w="4439" w:type="dxa"/>
            <w:tcBorders>
              <w:top w:val="nil"/>
              <w:left w:val="single" w:sz="4" w:space="0" w:color="auto"/>
              <w:bottom w:val="single" w:sz="4" w:space="0" w:color="auto"/>
              <w:right w:val="single" w:sz="4" w:space="0" w:color="auto"/>
            </w:tcBorders>
            <w:noWrap/>
            <w:vAlign w:val="bottom"/>
            <w:hideMark/>
          </w:tcPr>
          <w:p w14:paraId="6ABC0724" w14:textId="3B19957C"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4</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AGV_MovingToOrigin</w:t>
            </w:r>
          </w:p>
        </w:tc>
        <w:tc>
          <w:tcPr>
            <w:tcW w:w="1896" w:type="dxa"/>
            <w:tcBorders>
              <w:top w:val="nil"/>
              <w:left w:val="nil"/>
              <w:bottom w:val="single" w:sz="4" w:space="0" w:color="auto"/>
              <w:right w:val="single" w:sz="4" w:space="0" w:color="auto"/>
            </w:tcBorders>
            <w:noWrap/>
            <w:vAlign w:val="bottom"/>
            <w:hideMark/>
          </w:tcPr>
          <w:p w14:paraId="4A6ADFF2"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0.128×10.25</w:t>
            </w:r>
          </w:p>
        </w:tc>
        <w:tc>
          <w:tcPr>
            <w:tcW w:w="1995" w:type="dxa"/>
            <w:tcBorders>
              <w:top w:val="nil"/>
              <w:left w:val="nil"/>
              <w:bottom w:val="single" w:sz="4" w:space="0" w:color="auto"/>
              <w:right w:val="single" w:sz="4" w:space="0" w:color="auto"/>
            </w:tcBorders>
            <w:noWrap/>
            <w:vAlign w:val="bottom"/>
            <w:hideMark/>
          </w:tcPr>
          <w:p w14:paraId="011E2806"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1.31</w:t>
            </w:r>
          </w:p>
        </w:tc>
      </w:tr>
      <w:tr w:rsidR="00A81960" w:rsidRPr="00703ED4" w14:paraId="0F99F0A4" w14:textId="77777777" w:rsidTr="005A2A42">
        <w:trPr>
          <w:trHeight w:val="300"/>
          <w:jc w:val="center"/>
        </w:trPr>
        <w:tc>
          <w:tcPr>
            <w:tcW w:w="4439" w:type="dxa"/>
            <w:tcBorders>
              <w:top w:val="nil"/>
              <w:left w:val="single" w:sz="4" w:space="0" w:color="auto"/>
              <w:bottom w:val="single" w:sz="4" w:space="0" w:color="auto"/>
              <w:right w:val="single" w:sz="4" w:space="0" w:color="auto"/>
            </w:tcBorders>
            <w:noWrap/>
            <w:vAlign w:val="bottom"/>
            <w:hideMark/>
          </w:tcPr>
          <w:p w14:paraId="7257E0CD" w14:textId="219AD2DA"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5</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AGV_AtOrigin</w:t>
            </w:r>
          </w:p>
        </w:tc>
        <w:tc>
          <w:tcPr>
            <w:tcW w:w="1896" w:type="dxa"/>
            <w:tcBorders>
              <w:top w:val="nil"/>
              <w:left w:val="nil"/>
              <w:bottom w:val="single" w:sz="4" w:space="0" w:color="auto"/>
              <w:right w:val="single" w:sz="4" w:space="0" w:color="auto"/>
            </w:tcBorders>
            <w:noWrap/>
            <w:vAlign w:val="bottom"/>
            <w:hideMark/>
          </w:tcPr>
          <w:p w14:paraId="30581694"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0.138×10.25</w:t>
            </w:r>
          </w:p>
        </w:tc>
        <w:tc>
          <w:tcPr>
            <w:tcW w:w="1995" w:type="dxa"/>
            <w:tcBorders>
              <w:top w:val="nil"/>
              <w:left w:val="nil"/>
              <w:bottom w:val="single" w:sz="4" w:space="0" w:color="auto"/>
              <w:right w:val="single" w:sz="4" w:space="0" w:color="auto"/>
            </w:tcBorders>
            <w:noWrap/>
            <w:vAlign w:val="bottom"/>
            <w:hideMark/>
          </w:tcPr>
          <w:p w14:paraId="3E66FA37"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1.41</w:t>
            </w:r>
          </w:p>
        </w:tc>
      </w:tr>
      <w:tr w:rsidR="00A81960" w:rsidRPr="00703ED4" w14:paraId="787C3FCB" w14:textId="77777777" w:rsidTr="005A2A42">
        <w:trPr>
          <w:trHeight w:val="300"/>
          <w:jc w:val="center"/>
        </w:trPr>
        <w:tc>
          <w:tcPr>
            <w:tcW w:w="4439" w:type="dxa"/>
            <w:tcBorders>
              <w:top w:val="nil"/>
              <w:left w:val="single" w:sz="4" w:space="0" w:color="auto"/>
              <w:bottom w:val="single" w:sz="4" w:space="0" w:color="auto"/>
              <w:right w:val="single" w:sz="4" w:space="0" w:color="auto"/>
            </w:tcBorders>
            <w:noWrap/>
            <w:vAlign w:val="bottom"/>
            <w:hideMark/>
          </w:tcPr>
          <w:p w14:paraId="1FB18332" w14:textId="7FD1B807"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6</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RobotArm_idle</w:t>
            </w:r>
          </w:p>
        </w:tc>
        <w:tc>
          <w:tcPr>
            <w:tcW w:w="1896" w:type="dxa"/>
            <w:tcBorders>
              <w:top w:val="nil"/>
              <w:left w:val="nil"/>
              <w:bottom w:val="single" w:sz="4" w:space="0" w:color="auto"/>
              <w:right w:val="single" w:sz="4" w:space="0" w:color="auto"/>
            </w:tcBorders>
            <w:noWrap/>
            <w:vAlign w:val="bottom"/>
            <w:hideMark/>
          </w:tcPr>
          <w:p w14:paraId="7802D0CE"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0.154×10.25</w:t>
            </w:r>
          </w:p>
        </w:tc>
        <w:tc>
          <w:tcPr>
            <w:tcW w:w="1995" w:type="dxa"/>
            <w:tcBorders>
              <w:top w:val="nil"/>
              <w:left w:val="nil"/>
              <w:bottom w:val="single" w:sz="4" w:space="0" w:color="auto"/>
              <w:right w:val="single" w:sz="4" w:space="0" w:color="auto"/>
            </w:tcBorders>
            <w:noWrap/>
            <w:vAlign w:val="bottom"/>
            <w:hideMark/>
          </w:tcPr>
          <w:p w14:paraId="1F115F28"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1.58</w:t>
            </w:r>
          </w:p>
        </w:tc>
      </w:tr>
      <w:tr w:rsidR="00A81960" w:rsidRPr="00703ED4" w14:paraId="5F555C3F" w14:textId="77777777" w:rsidTr="005A2A42">
        <w:trPr>
          <w:trHeight w:val="300"/>
          <w:jc w:val="center"/>
        </w:trPr>
        <w:tc>
          <w:tcPr>
            <w:tcW w:w="4439" w:type="dxa"/>
            <w:tcBorders>
              <w:top w:val="nil"/>
              <w:left w:val="single" w:sz="4" w:space="0" w:color="auto"/>
              <w:bottom w:val="single" w:sz="4" w:space="0" w:color="auto"/>
              <w:right w:val="single" w:sz="4" w:space="0" w:color="auto"/>
            </w:tcBorders>
            <w:noWrap/>
            <w:vAlign w:val="bottom"/>
            <w:hideMark/>
          </w:tcPr>
          <w:p w14:paraId="51A84CC6" w14:textId="1F85F8CD" w:rsidR="00A81960" w:rsidRPr="00703ED4" w:rsidRDefault="00F42F09" w:rsidP="005A2A42">
            <w:pPr>
              <w:widowControl/>
              <w:jc w:val="left"/>
              <w:rPr>
                <w:rFonts w:ascii="KaiTi" w:eastAsia="KaiTi" w:hAnsi="KaiTi"/>
                <w:color w:val="000000"/>
                <w:kern w:val="0"/>
                <w:sz w:val="28"/>
                <w:szCs w:val="28"/>
              </w:rPr>
            </w:pPr>
            <m:oMath>
              <m:sSub>
                <m:sSubPr>
                  <m:ctrlPr>
                    <w:rPr>
                      <w:rFonts w:ascii="Cambria Math" w:eastAsia="KaiTi" w:hAnsi="Cambria Math"/>
                      <w:i/>
                      <w:iCs/>
                      <w:color w:val="000000"/>
                      <w:kern w:val="0"/>
                      <w:sz w:val="28"/>
                      <w:szCs w:val="28"/>
                    </w:rPr>
                  </m:ctrlPr>
                </m:sSubPr>
                <m:e>
                  <m:r>
                    <w:rPr>
                      <w:rFonts w:ascii="Cambria Math" w:eastAsia="KaiTi" w:hAnsi="Cambria Math"/>
                      <w:color w:val="000000"/>
                      <w:kern w:val="0"/>
                      <w:sz w:val="28"/>
                      <w:szCs w:val="28"/>
                    </w:rPr>
                    <m:t>s</m:t>
                  </m:r>
                </m:e>
                <m:sub>
                  <m:r>
                    <w:rPr>
                      <w:rFonts w:ascii="Cambria Math" w:eastAsia="KaiTi" w:hAnsi="Cambria Math"/>
                      <w:color w:val="000000"/>
                      <w:kern w:val="0"/>
                      <w:sz w:val="28"/>
                      <w:szCs w:val="28"/>
                    </w:rPr>
                    <m:t>7</m:t>
                  </m:r>
                </m:sub>
              </m:sSub>
            </m:oMath>
            <w:r w:rsidR="00A81960" w:rsidRPr="00703ED4">
              <w:rPr>
                <w:rFonts w:ascii="KaiTi" w:eastAsia="KaiTi" w:hAnsi="KaiTi"/>
                <w:iCs/>
                <w:color w:val="000000"/>
                <w:kern w:val="0"/>
                <w:sz w:val="28"/>
                <w:szCs w:val="28"/>
              </w:rPr>
              <w:t xml:space="preserve">: </w:t>
            </w:r>
            <w:r w:rsidR="00A81960" w:rsidRPr="00703ED4">
              <w:rPr>
                <w:rFonts w:ascii="KaiTi" w:eastAsia="KaiTi" w:hAnsi="KaiTi"/>
                <w:color w:val="000000"/>
                <w:kern w:val="0"/>
                <w:sz w:val="28"/>
                <w:szCs w:val="28"/>
              </w:rPr>
              <w:t>RobotArm_Producing</w:t>
            </w:r>
          </w:p>
        </w:tc>
        <w:tc>
          <w:tcPr>
            <w:tcW w:w="1896" w:type="dxa"/>
            <w:tcBorders>
              <w:top w:val="nil"/>
              <w:left w:val="nil"/>
              <w:bottom w:val="single" w:sz="4" w:space="0" w:color="auto"/>
              <w:right w:val="single" w:sz="4" w:space="0" w:color="auto"/>
            </w:tcBorders>
            <w:noWrap/>
            <w:vAlign w:val="bottom"/>
            <w:hideMark/>
          </w:tcPr>
          <w:p w14:paraId="409635DA"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0.138×10.25</w:t>
            </w:r>
          </w:p>
        </w:tc>
        <w:tc>
          <w:tcPr>
            <w:tcW w:w="1995" w:type="dxa"/>
            <w:tcBorders>
              <w:top w:val="nil"/>
              <w:left w:val="nil"/>
              <w:bottom w:val="single" w:sz="4" w:space="0" w:color="auto"/>
              <w:right w:val="single" w:sz="4" w:space="0" w:color="auto"/>
            </w:tcBorders>
            <w:noWrap/>
            <w:vAlign w:val="bottom"/>
            <w:hideMark/>
          </w:tcPr>
          <w:p w14:paraId="5D9CB194" w14:textId="77777777" w:rsidR="00A81960" w:rsidRPr="00703ED4" w:rsidRDefault="00A81960" w:rsidP="005A2A42">
            <w:pPr>
              <w:widowControl/>
              <w:jc w:val="right"/>
              <w:rPr>
                <w:rFonts w:ascii="KaiTi" w:eastAsia="KaiTi" w:hAnsi="KaiTi"/>
                <w:color w:val="000000"/>
                <w:kern w:val="0"/>
                <w:sz w:val="28"/>
                <w:szCs w:val="28"/>
              </w:rPr>
            </w:pPr>
            <w:r w:rsidRPr="00703ED4">
              <w:rPr>
                <w:rFonts w:ascii="KaiTi" w:eastAsia="KaiTi" w:hAnsi="KaiTi"/>
                <w:color w:val="000000"/>
                <w:kern w:val="0"/>
                <w:sz w:val="28"/>
                <w:szCs w:val="28"/>
              </w:rPr>
              <w:t>1.41</w:t>
            </w:r>
          </w:p>
        </w:tc>
      </w:tr>
    </w:tbl>
    <w:p w14:paraId="68C0C2C9" w14:textId="6826CC71"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 xml:space="preserve">ThresholdMap体现了"因状态而异"的个性化判别机制：出现频率较低的 AGV_AtRobotArm </w:t>
      </w:r>
      <w:r w:rsidR="005A2A42" w:rsidRPr="00703ED4">
        <w:rPr>
          <w:rFonts w:ascii="KaiTi" w:eastAsia="KaiTi" w:hAnsi="KaiTi"/>
          <w:sz w:val="28"/>
          <w:szCs w:val="28"/>
        </w:rPr>
        <w:t>对应最严格的阈值</w:t>
      </w:r>
      <w:r w:rsidRPr="00703ED4">
        <w:rPr>
          <w:rFonts w:ascii="KaiTi" w:eastAsia="KaiTi" w:hAnsi="KaiTi"/>
          <w:sz w:val="28"/>
          <w:szCs w:val="28"/>
        </w:rPr>
        <w:t xml:space="preserve">1.20，对偏差最为敏感；出现频率较高的 AGV_idle 与 RobotArm_idle </w:t>
      </w:r>
      <w:r w:rsidR="005A2A42" w:rsidRPr="00703ED4">
        <w:rPr>
          <w:rFonts w:ascii="KaiTi" w:eastAsia="KaiTi" w:hAnsi="KaiTi"/>
          <w:sz w:val="28"/>
          <w:szCs w:val="28"/>
        </w:rPr>
        <w:t>对应最宽松的阈值</w:t>
      </w:r>
      <w:r w:rsidRPr="00703ED4">
        <w:rPr>
          <w:rFonts w:ascii="KaiTi" w:eastAsia="KaiTi" w:hAnsi="KaiTi"/>
          <w:sz w:val="28"/>
          <w:szCs w:val="28"/>
        </w:rPr>
        <w:t>1.58，允许更大的正常波动。ThresholdMap以哈希表结构存储，支持</w:t>
      </w:r>
      <w:r w:rsidRPr="00703ED4">
        <w:rPr>
          <w:rFonts w:ascii="Calibri" w:eastAsia="KaiTi" w:hAnsi="Calibri" w:cs="Calibri"/>
          <w:sz w:val="28"/>
          <w:szCs w:val="28"/>
        </w:rPr>
        <w:t> </w:t>
      </w:r>
      <m:oMath>
        <m:r>
          <w:rPr>
            <w:rFonts w:ascii="Cambria Math" w:eastAsia="KaiTi" w:hAnsi="Cambria Math" w:cs="Calibri"/>
            <w:sz w:val="28"/>
            <w:szCs w:val="28"/>
          </w:rPr>
          <m:t>O(1)</m:t>
        </m:r>
      </m:oMath>
      <w:r w:rsidRPr="00703ED4">
        <w:rPr>
          <w:rFonts w:ascii="KaiTi" w:eastAsia="KaiTi" w:hAnsi="KaiTi" w:cs="Calibri"/>
          <w:sz w:val="28"/>
          <w:szCs w:val="28"/>
        </w:rPr>
        <w:t>时间查表，满足在线检测实时性要求。</w:t>
      </w:r>
    </w:p>
    <w:p w14:paraId="45FD9A6C" w14:textId="77777777"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步骤S3、实时异常检测</w:t>
      </w:r>
    </w:p>
    <w:p w14:paraId="2D19EF50"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系统进入在线检测阶段，以采样周期为单位持续循环执行子步骤S31至S37。以下以两个连续采样时刻为例，完整演示一次正常判定与一次攻击检出的全过程。</w:t>
      </w:r>
    </w:p>
    <w:p w14:paraId="56FE8DE1" w14:textId="2F9BD292"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lastRenderedPageBreak/>
        <w:t>检测时刻一</w:t>
      </w:r>
      <w:r w:rsidRPr="00703ED4">
        <w:rPr>
          <w:rFonts w:ascii="KaiTi" w:eastAsia="KaiTi" w:hAnsi="KaiTi" w:hint="eastAsia"/>
          <w:bCs/>
          <w:sz w:val="28"/>
          <w:szCs w:val="28"/>
        </w:rPr>
        <w:t>(</w:t>
      </w:r>
      <m:oMath>
        <m:r>
          <w:rPr>
            <w:rFonts w:ascii="Cambria Math" w:eastAsia="KaiTi" w:hAnsi="Cambria Math"/>
            <w:sz w:val="28"/>
            <w:szCs w:val="28"/>
          </w:rPr>
          <m:t>t=200ms</m:t>
        </m:r>
      </m:oMath>
      <w:r w:rsidRPr="00703ED4">
        <w:rPr>
          <w:rFonts w:ascii="KaiTi" w:eastAsia="KaiTi" w:hAnsi="KaiTi" w:hint="eastAsia"/>
          <w:bCs/>
          <w:sz w:val="28"/>
          <w:szCs w:val="28"/>
        </w:rPr>
        <w:t>)</w:t>
      </w:r>
      <w:r w:rsidRPr="00703ED4">
        <w:rPr>
          <w:rFonts w:ascii="KaiTi" w:eastAsia="KaiTi" w:hAnsi="KaiTi"/>
          <w:bCs/>
          <w:sz w:val="28"/>
          <w:szCs w:val="28"/>
        </w:rPr>
        <w:t>：正常状态转移，判定通过</w:t>
      </w:r>
    </w:p>
    <w:p w14:paraId="7E95C4F4" w14:textId="6B22473E"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bCs/>
          <w:sz w:val="28"/>
          <w:szCs w:val="28"/>
        </w:rPr>
        <w:t>场景描述：</w:t>
      </w:r>
      <w:r w:rsidRPr="00703ED4">
        <w:rPr>
          <w:rFonts w:ascii="Calibri" w:eastAsia="KaiTi" w:hAnsi="Calibri" w:cs="Calibri"/>
          <w:sz w:val="28"/>
          <w:szCs w:val="28"/>
        </w:rPr>
        <w:t> </w:t>
      </w:r>
      <w:r w:rsidRPr="00703ED4">
        <w:rPr>
          <w:rFonts w:ascii="KaiTi" w:eastAsia="KaiTi" w:hAnsi="KaiTi"/>
          <w:sz w:val="28"/>
          <w:szCs w:val="28"/>
        </w:rPr>
        <w:t>在</w:t>
      </w:r>
      <m:oMath>
        <m:r>
          <w:rPr>
            <w:rFonts w:ascii="Cambria Math" w:eastAsia="KaiTi" w:hAnsi="Cambria Math"/>
            <w:sz w:val="28"/>
            <w:szCs w:val="28"/>
          </w:rPr>
          <m:t>t=200ms</m:t>
        </m:r>
      </m:oMath>
      <w:r w:rsidRPr="00703ED4">
        <w:rPr>
          <w:rFonts w:ascii="KaiTi" w:eastAsia="KaiTi" w:hAnsi="KaiTi" w:hint="eastAsia"/>
          <w:sz w:val="28"/>
          <w:szCs w:val="28"/>
        </w:rPr>
        <w:t>时，</w:t>
      </w:r>
      <w:r w:rsidRPr="00703ED4">
        <w:rPr>
          <w:rFonts w:ascii="KaiTi" w:eastAsia="KaiTi" w:hAnsi="KaiTi"/>
          <w:sz w:val="28"/>
          <w:szCs w:val="28"/>
        </w:rPr>
        <w:t>系统接收到AGV1上报的状态消息，实际状态为 AGV_MovingToRobotArm</w:t>
      </w:r>
      <w:r w:rsidRPr="00703ED4">
        <w:rPr>
          <w:rFonts w:ascii="KaiTi" w:eastAsia="KaiTi" w:hAnsi="KaiTi" w:hint="eastAsia"/>
          <w:sz w:val="28"/>
          <w:szCs w:val="28"/>
        </w:rPr>
        <w:t>（</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2</m:t>
            </m:r>
          </m:sub>
        </m:sSub>
      </m:oMath>
      <w:r w:rsidRPr="00703ED4">
        <w:rPr>
          <w:rFonts w:ascii="KaiTi" w:eastAsia="KaiTi" w:hAnsi="KaiTi" w:hint="eastAsia"/>
          <w:sz w:val="28"/>
          <w:szCs w:val="28"/>
        </w:rPr>
        <w:t>）</w:t>
      </w:r>
      <w:r w:rsidRPr="00703ED4">
        <w:rPr>
          <w:rFonts w:ascii="KaiTi" w:eastAsia="KaiTi" w:hAnsi="KaiTi"/>
          <w:sz w:val="28"/>
          <w:szCs w:val="28"/>
        </w:rPr>
        <w:t>，即AGV1正在正常运行至机械臂位置，此时尚未遭受攻击。</w:t>
      </w:r>
    </w:p>
    <w:p w14:paraId="09CAD95B" w14:textId="3D7F74BA" w:rsidR="00A81960" w:rsidRPr="00703ED4" w:rsidRDefault="00A81960" w:rsidP="005A2A42">
      <w:pPr>
        <w:spacing w:line="360" w:lineRule="auto"/>
        <w:ind w:firstLineChars="200" w:firstLine="560"/>
        <w:rPr>
          <w:rFonts w:ascii="KaiTi" w:eastAsia="KaiTi" w:hAnsi="KaiTi"/>
          <w:sz w:val="28"/>
          <w:szCs w:val="28"/>
        </w:rPr>
      </w:pPr>
      <w:r w:rsidRPr="00703ED4">
        <w:rPr>
          <w:rFonts w:ascii="KaiTi" w:eastAsia="KaiTi" w:hAnsi="KaiTi"/>
          <w:bCs/>
          <w:sz w:val="28"/>
          <w:szCs w:val="28"/>
        </w:rPr>
        <w:t>S31</w:t>
      </w:r>
      <w:r w:rsidR="005A2A42" w:rsidRPr="00703ED4">
        <w:rPr>
          <w:rFonts w:ascii="KaiTi" w:eastAsia="KaiTi" w:hAnsi="KaiTi" w:hint="eastAsia"/>
          <w:bCs/>
          <w:sz w:val="28"/>
          <w:szCs w:val="28"/>
        </w:rPr>
        <w:t>、</w:t>
      </w:r>
      <w:r w:rsidRPr="00703ED4">
        <w:rPr>
          <w:rFonts w:ascii="KaiTi" w:eastAsia="KaiTi" w:hAnsi="KaiTi"/>
          <w:bCs/>
          <w:sz w:val="28"/>
          <w:szCs w:val="28"/>
        </w:rPr>
        <w:t>One-Hot编码：</w:t>
      </w:r>
      <w:r w:rsidRPr="00703ED4">
        <w:rPr>
          <w:rFonts w:ascii="KaiTi" w:eastAsia="KaiTi" w:hAnsi="KaiTi"/>
          <w:sz w:val="28"/>
          <w:szCs w:val="28"/>
        </w:rPr>
        <w:t>读取当前实际状态</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=AGV_MovingToRobotArm</m:t>
        </m:r>
      </m:oMath>
      <w:r w:rsidR="005A2A42" w:rsidRPr="00703ED4">
        <w:rPr>
          <w:rFonts w:ascii="KaiTi" w:eastAsia="KaiTi" w:hAnsi="KaiTi" w:hint="eastAsia"/>
          <w:sz w:val="28"/>
          <w:szCs w:val="28"/>
        </w:rPr>
        <w:t>，</w:t>
      </w:r>
      <w:r w:rsidRPr="00703ED4">
        <w:rPr>
          <w:rFonts w:ascii="KaiTi" w:eastAsia="KaiTi" w:hAnsi="KaiTi" w:hint="eastAsia"/>
          <w:sz w:val="28"/>
          <w:szCs w:val="28"/>
        </w:rPr>
        <w:t>对应</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2</m:t>
            </m:r>
          </m:sub>
        </m:sSub>
      </m:oMath>
      <w:r w:rsidRPr="00703ED4">
        <w:rPr>
          <w:rFonts w:ascii="KaiTi" w:eastAsia="KaiTi" w:hAnsi="KaiTi" w:hint="eastAsia"/>
          <w:iCs/>
          <w:color w:val="000000"/>
          <w:kern w:val="0"/>
          <w:sz w:val="28"/>
          <w:szCs w:val="28"/>
        </w:rPr>
        <w:t>，</w:t>
      </w:r>
      <w:r w:rsidRPr="00703ED4">
        <w:rPr>
          <w:rFonts w:ascii="KaiTi" w:eastAsia="KaiTi" w:hAnsi="KaiTi"/>
          <w:iCs/>
          <w:color w:val="000000"/>
          <w:kern w:val="0"/>
          <w:sz w:val="28"/>
          <w:szCs w:val="28"/>
        </w:rPr>
        <w:t>位置索引为第2位</w:t>
      </w:r>
      <w:r w:rsidRPr="00703ED4">
        <w:rPr>
          <w:rFonts w:ascii="KaiTi" w:eastAsia="KaiTi" w:hAnsi="KaiTi"/>
          <w:sz w:val="28"/>
          <w:szCs w:val="28"/>
        </w:rPr>
        <w:t>，将其编码为7维One-Hot向量：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=[0, 1, 0, 0, 0, 0, 0]</m:t>
        </m:r>
      </m:oMath>
    </w:p>
    <w:p w14:paraId="20BBE63E" w14:textId="7BDF45AC" w:rsidR="00A81960" w:rsidRPr="00703ED4" w:rsidRDefault="00A81960" w:rsidP="005A2A42">
      <w:pPr>
        <w:spacing w:line="360" w:lineRule="auto"/>
        <w:ind w:firstLineChars="200" w:firstLine="560"/>
        <w:rPr>
          <w:rFonts w:ascii="KaiTi" w:eastAsia="KaiTi" w:hAnsi="KaiTi"/>
          <w:sz w:val="28"/>
          <w:szCs w:val="28"/>
        </w:rPr>
      </w:pPr>
      <w:r w:rsidRPr="00703ED4">
        <w:rPr>
          <w:rFonts w:ascii="KaiTi" w:eastAsia="KaiTi" w:hAnsi="KaiTi"/>
          <w:bCs/>
          <w:sz w:val="28"/>
          <w:szCs w:val="28"/>
        </w:rPr>
        <w:t>S32</w:t>
      </w:r>
      <w:r w:rsidR="005A2A42" w:rsidRPr="00703ED4">
        <w:rPr>
          <w:rFonts w:ascii="KaiTi" w:eastAsia="KaiTi" w:hAnsi="KaiTi" w:hint="eastAsia"/>
          <w:bCs/>
          <w:sz w:val="28"/>
          <w:szCs w:val="28"/>
        </w:rPr>
        <w:t>、</w:t>
      </w:r>
      <w:r w:rsidRPr="00703ED4">
        <w:rPr>
          <w:rFonts w:ascii="KaiTi" w:eastAsia="KaiTi" w:hAnsi="KaiTi"/>
          <w:bCs/>
          <w:sz w:val="28"/>
          <w:szCs w:val="28"/>
        </w:rPr>
        <w:t>马尔可夫预测：</w:t>
      </w:r>
      <w:r w:rsidRPr="00703ED4">
        <w:rPr>
          <w:rFonts w:ascii="KaiTi" w:eastAsia="KaiTi" w:hAnsi="KaiTi"/>
          <w:sz w:val="28"/>
          <w:szCs w:val="28"/>
        </w:rPr>
        <w:t>取上一时刻</w:t>
      </w:r>
      <m:oMath>
        <m:r>
          <w:rPr>
            <w:rFonts w:ascii="Cambria Math" w:eastAsia="KaiTi" w:hAnsi="Cambria Math"/>
            <w:sz w:val="28"/>
            <w:szCs w:val="28"/>
          </w:rPr>
          <m:t>t=100ms</m:t>
        </m:r>
      </m:oMath>
      <w:r w:rsidRPr="00703ED4">
        <w:rPr>
          <w:rFonts w:ascii="KaiTi" w:eastAsia="KaiTi" w:hAnsi="KaiTi"/>
          <w:sz w:val="28"/>
          <w:szCs w:val="28"/>
        </w:rPr>
        <w:t>的状态概率分布</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m:t>
            </m:r>
          </m:sub>
        </m:sSub>
        <m:r>
          <w:rPr>
            <w:rFonts w:ascii="Cambria Math" w:eastAsia="KaiTi" w:hAnsi="Cambria Math"/>
            <w:sz w:val="28"/>
            <w:szCs w:val="28"/>
          </w:rPr>
          <m:t>=[0, 1, 0, 0, 0, 0, 0]</m:t>
        </m:r>
      </m:oMath>
      <w:r w:rsidR="005A2A42" w:rsidRPr="00703ED4">
        <w:rPr>
          <w:rFonts w:ascii="KaiTi" w:eastAsia="KaiTi" w:hAnsi="KaiTi" w:hint="eastAsia"/>
          <w:sz w:val="28"/>
          <w:szCs w:val="28"/>
        </w:rPr>
        <w:t>，</w:t>
      </w:r>
      <w:r w:rsidRPr="00703ED4">
        <w:rPr>
          <w:rFonts w:ascii="KaiTi" w:eastAsia="KaiTi" w:hAnsi="KaiTi"/>
          <w:sz w:val="28"/>
          <w:szCs w:val="28"/>
        </w:rPr>
        <w:t xml:space="preserve">上一时刻系统处于 AGV_MovingToRobotArm </w:t>
      </w:r>
      <w:r w:rsidR="005A2A42" w:rsidRPr="00703ED4">
        <w:rPr>
          <w:rFonts w:ascii="KaiTi" w:eastAsia="KaiTi" w:hAnsi="KaiTi"/>
          <w:sz w:val="28"/>
          <w:szCs w:val="28"/>
        </w:rPr>
        <w:t>状态</w:t>
      </w:r>
      <w:r w:rsidRPr="00703ED4">
        <w:rPr>
          <w:rFonts w:ascii="KaiTi" w:eastAsia="KaiTi" w:hAnsi="KaiTi"/>
          <w:sz w:val="28"/>
          <w:szCs w:val="28"/>
        </w:rPr>
        <w:t>，结合状态转移概率矩阵</w:t>
      </w:r>
      <m:oMath>
        <m:r>
          <w:rPr>
            <w:rFonts w:ascii="Cambria Math" w:eastAsia="KaiTi" w:hAnsi="Cambria Math"/>
            <w:sz w:val="28"/>
            <w:szCs w:val="28"/>
          </w:rPr>
          <m:t>P</m:t>
        </m:r>
      </m:oMath>
      <w:r w:rsidRPr="00703ED4">
        <w:rPr>
          <w:rFonts w:ascii="KaiTi" w:eastAsia="KaiTi" w:hAnsi="KaiTi" w:hint="eastAsia"/>
          <w:sz w:val="28"/>
          <w:szCs w:val="28"/>
        </w:rPr>
        <w:t>计算</w:t>
      </w:r>
      <w:r w:rsidRPr="00703ED4">
        <w:rPr>
          <w:rFonts w:ascii="KaiTi" w:eastAsia="KaiTi" w:hAnsi="KaiTi"/>
          <w:sz w:val="28"/>
          <w:szCs w:val="28"/>
        </w:rPr>
        <w:t>预测概率向量：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m:t>
            </m:r>
          </m:sub>
        </m:sSub>
        <m:r>
          <w:rPr>
            <w:rFonts w:ascii="Cambria Math" w:eastAsia="KaiTi" w:hAnsi="Cambria Math"/>
            <w:sz w:val="28"/>
            <w:szCs w:val="28"/>
          </w:rPr>
          <m:t>⋅P=[0, 1, 0, 0, 0, 0, 0]⋅P</m:t>
        </m:r>
      </m:oMath>
      <w:r w:rsidRPr="00703ED4">
        <w:rPr>
          <w:rFonts w:ascii="KaiTi" w:eastAsia="KaiTi" w:hAnsi="KaiTi" w:hint="eastAsia"/>
          <w:sz w:val="28"/>
          <w:szCs w:val="28"/>
        </w:rPr>
        <w:t>；得到：</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r>
          <w:rPr>
            <w:rFonts w:ascii="Cambria Math" w:eastAsia="KaiTi" w:hAnsi="Cambria Math"/>
            <w:sz w:val="28"/>
            <w:szCs w:val="28"/>
          </w:rPr>
          <m:t>=[0.222, 0, 0.222, 0, 0, 0.556, 0]</m:t>
        </m:r>
      </m:oMath>
      <w:r w:rsidRPr="00703ED4">
        <w:rPr>
          <w:rFonts w:ascii="KaiTi" w:eastAsia="KaiTi" w:hAnsi="KaiTi" w:hint="eastAsia"/>
          <w:sz w:val="28"/>
          <w:szCs w:val="28"/>
        </w:rPr>
        <w:t>;</w:t>
      </w:r>
    </w:p>
    <w:p w14:paraId="637C9C7B"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预测含义：在AGV处于"正在运行至机械臂"状态的条件下，下一时刻以22.2%的概率转移至 AGV_idle，以22.2%的概率转移至 AGV_AtRobotArm，以55.6%的概率转移至 RobotArm_idle。</w:t>
      </w:r>
    </w:p>
    <w:p w14:paraId="1E7D78D2" w14:textId="3A8910F3" w:rsidR="00A81960" w:rsidRPr="00703ED4" w:rsidRDefault="00A81960" w:rsidP="008542EB">
      <w:pPr>
        <w:spacing w:line="360" w:lineRule="auto"/>
        <w:ind w:firstLineChars="200" w:firstLine="560"/>
        <w:rPr>
          <w:rFonts w:ascii="KaiTi" w:eastAsia="KaiTi" w:hAnsi="KaiTi"/>
          <w:sz w:val="28"/>
          <w:szCs w:val="28"/>
        </w:rPr>
      </w:pPr>
      <w:r w:rsidRPr="00703ED4">
        <w:rPr>
          <w:rFonts w:ascii="KaiTi" w:eastAsia="KaiTi" w:hAnsi="KaiTi"/>
          <w:bCs/>
          <w:sz w:val="28"/>
          <w:szCs w:val="28"/>
        </w:rPr>
        <w:t>S33</w:t>
      </w:r>
      <w:r w:rsidR="008542EB" w:rsidRPr="00703ED4">
        <w:rPr>
          <w:rFonts w:ascii="KaiTi" w:eastAsia="KaiTi" w:hAnsi="KaiTi" w:hint="eastAsia"/>
          <w:bCs/>
          <w:sz w:val="28"/>
          <w:szCs w:val="28"/>
        </w:rPr>
        <w:t>、</w:t>
      </w:r>
      <w:r w:rsidRPr="00703ED4">
        <w:rPr>
          <w:rFonts w:ascii="KaiTi" w:eastAsia="KaiTi" w:hAnsi="KaiTi"/>
          <w:bCs/>
          <w:sz w:val="28"/>
          <w:szCs w:val="28"/>
        </w:rPr>
        <w:t>偏差值计算：</w:t>
      </w:r>
      <w:r w:rsidRPr="00703ED4">
        <w:rPr>
          <w:rFonts w:ascii="KaiTi" w:eastAsia="KaiTi" w:hAnsi="KaiTi"/>
          <w:sz w:val="28"/>
          <w:szCs w:val="28"/>
        </w:rPr>
        <w:t>计算</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sz w:val="28"/>
          <w:szCs w:val="28"/>
        </w:rPr>
        <w:t>与</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oMath>
      <w:r w:rsidRPr="00703ED4">
        <w:rPr>
          <w:rFonts w:ascii="KaiTi" w:eastAsia="KaiTi" w:hAnsi="KaiTi"/>
          <w:sz w:val="28"/>
          <w:szCs w:val="28"/>
        </w:rPr>
        <w:t>之间的欧氏距离</w:t>
      </w:r>
    </w:p>
    <w:p w14:paraId="4E90E435" w14:textId="77777777" w:rsidR="00A81960" w:rsidRPr="00703ED4" w:rsidRDefault="00A81960" w:rsidP="008542EB">
      <w:pPr>
        <w:spacing w:line="360" w:lineRule="auto"/>
        <w:rPr>
          <w:rFonts w:ascii="KaiTi" w:eastAsia="KaiTi" w:hAnsi="KaiTi"/>
          <w:sz w:val="28"/>
          <w:szCs w:val="28"/>
        </w:rPr>
      </w:pPr>
      <m:oMathPara>
        <m:oMath>
          <m:r>
            <w:rPr>
              <w:rFonts w:ascii="Cambria Math" w:eastAsia="KaiTi" w:hAnsi="Cambria Math"/>
              <w:sz w:val="28"/>
              <w:szCs w:val="28"/>
            </w:rPr>
            <m:t>d=</m:t>
          </m:r>
          <m:d>
            <m:dPr>
              <m:begChr m:val="|"/>
              <m:endChr m:val="|"/>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e>
          </m:d>
          <m:r>
            <w:rPr>
              <w:rFonts w:ascii="Cambria Math" w:eastAsia="KaiTi" w:hAnsi="Cambria Math"/>
              <w:sz w:val="28"/>
              <w:szCs w:val="28"/>
            </w:rPr>
            <m:t>=</m:t>
          </m:r>
          <m:rad>
            <m:radPr>
              <m:degHide m:val="1"/>
              <m:ctrlPr>
                <w:rPr>
                  <w:rFonts w:ascii="Cambria Math" w:eastAsia="KaiTi" w:hAnsi="Cambria Math"/>
                  <w:i/>
                  <w:sz w:val="28"/>
                  <w:szCs w:val="28"/>
                </w:rPr>
              </m:ctrlPr>
            </m:radPr>
            <m:deg/>
            <m:e>
              <m:sSup>
                <m:sSupPr>
                  <m:ctrlPr>
                    <w:rPr>
                      <w:rFonts w:ascii="Cambria Math" w:eastAsia="KaiTi" w:hAnsi="Cambria Math"/>
                      <w:i/>
                      <w:sz w:val="28"/>
                      <w:szCs w:val="28"/>
                    </w:rPr>
                  </m:ctrlPr>
                </m:sSupPr>
                <m:e>
                  <m:r>
                    <w:rPr>
                      <w:rFonts w:ascii="Cambria Math" w:eastAsia="KaiTi" w:hAnsi="Cambria Math"/>
                      <w:sz w:val="28"/>
                      <w:szCs w:val="28"/>
                    </w:rPr>
                    <m:t>(-0.222)</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(1)</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(-0.222)</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(-0.556)</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m:t>
                  </m:r>
                </m:e>
                <m:sup>
                  <m:r>
                    <w:rPr>
                      <w:rFonts w:ascii="Cambria Math" w:eastAsia="KaiTi" w:hAnsi="Cambria Math"/>
                      <w:sz w:val="28"/>
                      <w:szCs w:val="28"/>
                    </w:rPr>
                    <m:t>2</m:t>
                  </m:r>
                </m:sup>
              </m:sSup>
            </m:e>
          </m:rad>
          <m:r>
            <w:rPr>
              <w:rFonts w:ascii="Cambria Math" w:eastAsia="KaiTi" w:hAnsi="Cambria Math"/>
              <w:sz w:val="28"/>
              <w:szCs w:val="28"/>
            </w:rPr>
            <m:t>=</m:t>
          </m:r>
          <m:rad>
            <m:radPr>
              <m:degHide m:val="1"/>
              <m:ctrlPr>
                <w:rPr>
                  <w:rFonts w:ascii="Cambria Math" w:eastAsia="KaiTi" w:hAnsi="Cambria Math"/>
                  <w:i/>
                  <w:sz w:val="28"/>
                  <w:szCs w:val="28"/>
                </w:rPr>
              </m:ctrlPr>
            </m:radPr>
            <m:deg/>
            <m:e>
              <m:r>
                <w:rPr>
                  <w:rFonts w:ascii="Cambria Math" w:eastAsia="KaiTi" w:hAnsi="Cambria Math"/>
                  <w:sz w:val="28"/>
                  <w:szCs w:val="28"/>
                </w:rPr>
                <m:t>0.049+1+0.049+0+0+0.309+0</m:t>
              </m:r>
            </m:e>
          </m:rad>
          <m:r>
            <w:rPr>
              <w:rFonts w:ascii="Cambria Math" w:eastAsia="KaiTi" w:hAnsi="Cambria Math"/>
              <w:sz w:val="28"/>
              <w:szCs w:val="28"/>
            </w:rPr>
            <m:t>=</m:t>
          </m:r>
          <m:rad>
            <m:radPr>
              <m:degHide m:val="1"/>
              <m:ctrlPr>
                <w:rPr>
                  <w:rFonts w:ascii="Cambria Math" w:eastAsia="KaiTi" w:hAnsi="Cambria Math"/>
                  <w:i/>
                  <w:sz w:val="28"/>
                  <w:szCs w:val="28"/>
                </w:rPr>
              </m:ctrlPr>
            </m:radPr>
            <m:deg/>
            <m:e>
              <m:r>
                <w:rPr>
                  <w:rFonts w:ascii="Cambria Math" w:eastAsia="KaiTi" w:hAnsi="Cambria Math"/>
                  <w:sz w:val="28"/>
                  <w:szCs w:val="28"/>
                </w:rPr>
                <m:t>1.407</m:t>
              </m:r>
            </m:e>
          </m:rad>
          <m:r>
            <w:rPr>
              <w:rFonts w:ascii="Cambria Math" w:eastAsia="KaiTi" w:hAnsi="Cambria Math"/>
              <w:sz w:val="28"/>
              <w:szCs w:val="28"/>
            </w:rPr>
            <m:t>≈1.186</m:t>
          </m:r>
        </m:oMath>
      </m:oMathPara>
    </w:p>
    <w:p w14:paraId="4E5B106C" w14:textId="253E7B28" w:rsidR="00A81960" w:rsidRPr="00703ED4" w:rsidRDefault="00A81960" w:rsidP="0084750C">
      <w:pPr>
        <w:spacing w:line="360" w:lineRule="auto"/>
        <w:ind w:firstLineChars="200" w:firstLine="560"/>
        <w:rPr>
          <w:rFonts w:ascii="KaiTi" w:eastAsia="KaiTi" w:hAnsi="KaiTi"/>
          <w:sz w:val="28"/>
          <w:szCs w:val="28"/>
        </w:rPr>
      </w:pPr>
      <w:r w:rsidRPr="00703ED4">
        <w:rPr>
          <w:rFonts w:ascii="KaiTi" w:eastAsia="KaiTi" w:hAnsi="KaiTi"/>
          <w:bCs/>
          <w:sz w:val="28"/>
          <w:szCs w:val="28"/>
        </w:rPr>
        <w:t>S34</w:t>
      </w:r>
      <w:r w:rsidR="008542EB" w:rsidRPr="00703ED4">
        <w:rPr>
          <w:rFonts w:ascii="KaiTi" w:eastAsia="KaiTi" w:hAnsi="KaiTi" w:hint="eastAsia"/>
          <w:bCs/>
          <w:sz w:val="28"/>
          <w:szCs w:val="28"/>
        </w:rPr>
        <w:t>、</w:t>
      </w:r>
      <w:del w:id="315" w:author="YU, QI (SI EP CEA R&amp;D DD)" w:date="2026-07-14T17:13:00Z">
        <w:r w:rsidRPr="00703ED4" w:rsidDel="007A1C05">
          <w:rPr>
            <w:rFonts w:ascii="KaiTi" w:eastAsia="KaiTi" w:hAnsi="KaiTi"/>
            <w:bCs/>
            <w:sz w:val="28"/>
            <w:szCs w:val="28"/>
          </w:rPr>
          <w:delText>个性化阈值</w:delText>
        </w:r>
      </w:del>
      <w:ins w:id="316" w:author="YU, QI (SI EP CEA R&amp;D DD)" w:date="2026-07-14T17:13:00Z">
        <w:r w:rsidR="007A1C05">
          <w:rPr>
            <w:rFonts w:ascii="KaiTi" w:eastAsia="KaiTi" w:hAnsi="KaiTi"/>
            <w:bCs/>
            <w:sz w:val="28"/>
            <w:szCs w:val="28"/>
          </w:rPr>
          <w:t>自适应阈值</w:t>
        </w:r>
      </w:ins>
      <w:r w:rsidRPr="00703ED4">
        <w:rPr>
          <w:rFonts w:ascii="KaiTi" w:eastAsia="KaiTi" w:hAnsi="KaiTi"/>
          <w:bCs/>
          <w:sz w:val="28"/>
          <w:szCs w:val="28"/>
        </w:rPr>
        <w:t>查表：</w:t>
      </w:r>
      <w:r w:rsidRPr="00703ED4">
        <w:rPr>
          <w:rFonts w:ascii="KaiTi" w:eastAsia="KaiTi" w:hAnsi="KaiTi"/>
          <w:sz w:val="28"/>
          <w:szCs w:val="28"/>
        </w:rPr>
        <w:t>以</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=AGV_MovingToRobotArm</m:t>
        </m:r>
      </m:oMath>
      <w:r w:rsidRPr="00703ED4">
        <w:rPr>
          <w:rFonts w:ascii="KaiTi" w:eastAsia="KaiTi" w:hAnsi="KaiTi" w:hint="eastAsia"/>
          <w:sz w:val="28"/>
          <w:szCs w:val="28"/>
        </w:rPr>
        <w:t>（</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2</m:t>
            </m:r>
          </m:sub>
        </m:sSub>
      </m:oMath>
      <w:r w:rsidRPr="00703ED4">
        <w:rPr>
          <w:rFonts w:ascii="KaiTi" w:eastAsia="KaiTi" w:hAnsi="KaiTi" w:hint="eastAsia"/>
          <w:sz w:val="28"/>
          <w:szCs w:val="28"/>
        </w:rPr>
        <w:t>）</w:t>
      </w:r>
      <w:r w:rsidRPr="00703ED4">
        <w:rPr>
          <w:rFonts w:ascii="KaiTi" w:eastAsia="KaiTi" w:hAnsi="KaiTi"/>
          <w:sz w:val="28"/>
          <w:szCs w:val="28"/>
        </w:rPr>
        <w:t>为键查询ThresholdMap：</w:t>
      </w:r>
      <m:oMath>
        <m:r>
          <m:rPr>
            <m:sty m:val="p"/>
          </m:rPr>
          <w:rPr>
            <w:rFonts w:ascii="Cambria Math" w:eastAsia="KaiTi" w:hAnsi="Cambria Math"/>
            <w:sz w:val="28"/>
            <w:szCs w:val="28"/>
          </w:rPr>
          <w:br/>
        </m:r>
      </m:oMath>
      <m:oMathPara>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=ThresholdMap[</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2</m:t>
              </m:r>
            </m:sub>
          </m:sSub>
          <m:r>
            <w:rPr>
              <w:rFonts w:ascii="Cambria Math" w:eastAsia="KaiTi" w:hAnsi="Cambria Math"/>
              <w:sz w:val="28"/>
              <w:szCs w:val="28"/>
            </w:rPr>
            <m:t>:AGV_MovingToRobotArm]=1.26</m:t>
          </m:r>
        </m:oMath>
      </m:oMathPara>
    </w:p>
    <w:p w14:paraId="73D4447C" w14:textId="77B20A51"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bCs/>
          <w:sz w:val="28"/>
          <w:szCs w:val="28"/>
        </w:rPr>
        <w:t>S35</w:t>
      </w:r>
      <w:r w:rsidR="0084750C" w:rsidRPr="00703ED4">
        <w:rPr>
          <w:rFonts w:ascii="KaiTi" w:eastAsia="KaiTi" w:hAnsi="KaiTi" w:hint="eastAsia"/>
          <w:bCs/>
          <w:sz w:val="28"/>
          <w:szCs w:val="28"/>
        </w:rPr>
        <w:t>、</w:t>
      </w:r>
      <w:r w:rsidRPr="00703ED4">
        <w:rPr>
          <w:rFonts w:ascii="KaiTi" w:eastAsia="KaiTi" w:hAnsi="KaiTi"/>
          <w:bCs/>
          <w:sz w:val="28"/>
          <w:szCs w:val="28"/>
        </w:rPr>
        <w:t>异常判定：</w:t>
      </w:r>
    </w:p>
    <w:p w14:paraId="31544BF3" w14:textId="77777777" w:rsidR="00A81960" w:rsidRPr="00703ED4" w:rsidRDefault="00A81960" w:rsidP="00A81960">
      <w:pPr>
        <w:spacing w:line="360" w:lineRule="auto"/>
        <w:ind w:firstLineChars="200" w:firstLine="560"/>
        <w:rPr>
          <w:rFonts w:ascii="KaiTi" w:eastAsia="KaiTi" w:hAnsi="KaiTi"/>
          <w:sz w:val="28"/>
          <w:szCs w:val="28"/>
        </w:rPr>
      </w:pPr>
      <m:oMathPara>
        <m:oMath>
          <m:r>
            <w:rPr>
              <w:rFonts w:ascii="Cambria Math" w:eastAsia="KaiTi" w:hAnsi="Cambria Math"/>
              <w:sz w:val="28"/>
              <w:szCs w:val="28"/>
            </w:rPr>
            <m:t>d=1.186&lt;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=1.26</m:t>
          </m:r>
        </m:oMath>
      </m:oMathPara>
    </w:p>
    <w:p w14:paraId="09F26958"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判定结论：</w:t>
      </w:r>
      <w:r w:rsidRPr="00703ED4">
        <w:rPr>
          <w:rFonts w:ascii="KaiTi" w:eastAsia="KaiTi" w:hAnsi="KaiTi"/>
          <w:bCs/>
          <w:sz w:val="28"/>
          <w:szCs w:val="28"/>
        </w:rPr>
        <w:t>正常</w:t>
      </w:r>
      <w:r w:rsidRPr="00703ED4">
        <w:rPr>
          <w:rFonts w:ascii="KaiTi" w:eastAsia="KaiTi" w:hAnsi="KaiTi"/>
          <w:sz w:val="28"/>
          <w:szCs w:val="28"/>
        </w:rPr>
        <w:t>。当前状态转移符合历史规律，系统运行正常，不触发告警。</w:t>
      </w:r>
    </w:p>
    <w:p w14:paraId="6ACE5B0A" w14:textId="0F3979FF" w:rsidR="00A81960" w:rsidRPr="00703ED4" w:rsidRDefault="00A81960" w:rsidP="0084750C">
      <w:pPr>
        <w:spacing w:line="360" w:lineRule="auto"/>
        <w:ind w:firstLineChars="200" w:firstLine="560"/>
        <w:rPr>
          <w:rFonts w:ascii="KaiTi" w:eastAsia="KaiTi" w:hAnsi="KaiTi"/>
          <w:sz w:val="28"/>
          <w:szCs w:val="28"/>
        </w:rPr>
      </w:pPr>
      <w:r w:rsidRPr="00703ED4">
        <w:rPr>
          <w:rFonts w:ascii="KaiTi" w:eastAsia="KaiTi" w:hAnsi="KaiTi"/>
          <w:bCs/>
          <w:sz w:val="28"/>
          <w:szCs w:val="28"/>
        </w:rPr>
        <w:t>S36、状态分布实时更新：</w:t>
      </w:r>
      <w:r w:rsidRPr="00703ED4">
        <w:rPr>
          <w:rFonts w:ascii="KaiTi" w:eastAsia="KaiTi" w:hAnsi="KaiTi"/>
          <w:sz w:val="28"/>
          <w:szCs w:val="28"/>
        </w:rPr>
        <w:t>将</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hint="eastAsia"/>
          <w:sz w:val="28"/>
          <w:szCs w:val="28"/>
        </w:rPr>
        <w:t>直接</w:t>
      </w:r>
      <w:r w:rsidRPr="00703ED4">
        <w:rPr>
          <w:rFonts w:ascii="KaiTi" w:eastAsia="KaiTi" w:hAnsi="KaiTi"/>
          <w:sz w:val="28"/>
          <w:szCs w:val="28"/>
        </w:rPr>
        <w:t>赋值为下一时刻的状态概率分布：</w:t>
      </w:r>
    </w:p>
    <w:p w14:paraId="09877570" w14:textId="77777777" w:rsidR="00A81960" w:rsidRPr="00703ED4" w:rsidRDefault="00F42F09" w:rsidP="00A81960">
      <w:pPr>
        <w:spacing w:line="360" w:lineRule="auto"/>
        <w:ind w:firstLineChars="200" w:firstLine="560"/>
        <w:rPr>
          <w:rFonts w:ascii="KaiTi" w:eastAsia="KaiTi" w:hAnsi="KaiTi"/>
          <w:sz w:val="28"/>
          <w:szCs w:val="28"/>
        </w:rPr>
      </w:pPr>
      <m:oMathPara>
        <m:oMath>
          <m:sSub>
            <m:sSubPr>
              <m:ctrlPr>
                <w:rPr>
                  <w:rFonts w:ascii="Cambria Math" w:eastAsia="KaiTi" w:hAnsi="Cambria Math"/>
                  <w:i/>
                  <w:sz w:val="28"/>
                  <w:szCs w:val="28"/>
                </w:rPr>
              </m:ctrlPr>
            </m:sSubPr>
            <m:e>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m:t>
                  </m:r>
                  <m:r>
                    <w:rPr>
                      <w:rFonts w:ascii="Cambria Math" w:eastAsia="KaiTi" w:hAnsi="Cambria Math"/>
                      <w:sz w:val="28"/>
                      <w:szCs w:val="28"/>
                    </w:rPr>
                    <m:t>+1</m:t>
                  </m:r>
                </m:sub>
              </m:sSub>
              <m:r>
                <w:rPr>
                  <w:rFonts w:ascii="Cambria Math" w:eastAsia="KaiTi" w:hAnsi="Cambria Math"/>
                  <w:sz w:val="28"/>
                  <w:szCs w:val="28"/>
                </w:rPr>
                <m:t>=</m:t>
              </m:r>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=[0, 1, 0, 0, 0, 0, 0]</m:t>
          </m:r>
        </m:oMath>
      </m:oMathPara>
    </w:p>
    <w:p w14:paraId="2CB10542"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hint="eastAsia"/>
          <w:sz w:val="28"/>
          <w:szCs w:val="28"/>
        </w:rPr>
        <w:t>以</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t+1</m:t>
            </m:r>
          </m:sub>
        </m:sSub>
      </m:oMath>
      <w:r w:rsidRPr="00703ED4">
        <w:rPr>
          <w:rFonts w:ascii="KaiTi" w:eastAsia="KaiTi" w:hAnsi="KaiTi"/>
          <w:sz w:val="28"/>
          <w:szCs w:val="28"/>
        </w:rPr>
        <w:t>作为下一采样时刻马尔可夫预测的输入，消除预测误差的累积漂移，</w:t>
      </w:r>
      <w:r w:rsidRPr="00703ED4">
        <w:rPr>
          <w:rFonts w:ascii="KaiTi" w:eastAsia="KaiTi" w:hAnsi="KaiTi"/>
          <w:sz w:val="28"/>
          <w:szCs w:val="28"/>
        </w:rPr>
        <w:lastRenderedPageBreak/>
        <w:t>进入下一采样周期。</w:t>
      </w:r>
    </w:p>
    <w:p w14:paraId="1E2377F7" w14:textId="5698C174"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检测时刻二</w:t>
      </w:r>
      <w:r w:rsidRPr="00703ED4">
        <w:rPr>
          <w:rFonts w:ascii="KaiTi" w:eastAsia="KaiTi" w:hAnsi="KaiTi" w:hint="eastAsia"/>
          <w:bCs/>
          <w:sz w:val="28"/>
          <w:szCs w:val="28"/>
        </w:rPr>
        <w:t>(</w:t>
      </w:r>
      <m:oMath>
        <m:r>
          <w:rPr>
            <w:rFonts w:ascii="Cambria Math" w:eastAsia="KaiTi" w:hAnsi="Cambria Math"/>
            <w:sz w:val="28"/>
            <w:szCs w:val="28"/>
          </w:rPr>
          <m:t>t=500ms</m:t>
        </m:r>
      </m:oMath>
      <w:r w:rsidRPr="00703ED4">
        <w:rPr>
          <w:rFonts w:ascii="KaiTi" w:eastAsia="KaiTi" w:hAnsi="KaiTi" w:hint="eastAsia"/>
          <w:bCs/>
          <w:sz w:val="28"/>
          <w:szCs w:val="28"/>
        </w:rPr>
        <w:t>)</w:t>
      </w:r>
      <w:r w:rsidRPr="00703ED4">
        <w:rPr>
          <w:rFonts w:ascii="KaiTi" w:eastAsia="KaiTi" w:hAnsi="KaiTi"/>
          <w:bCs/>
          <w:sz w:val="28"/>
          <w:szCs w:val="28"/>
        </w:rPr>
        <w:t>：数据注入攻击，成功检出</w:t>
      </w:r>
    </w:p>
    <w:p w14:paraId="51BE010B" w14:textId="3D8B60BA" w:rsidR="00A81960" w:rsidRPr="00703ED4" w:rsidRDefault="00A81960" w:rsidP="00A81960">
      <w:pPr>
        <w:spacing w:line="360" w:lineRule="auto"/>
        <w:ind w:firstLineChars="200" w:firstLine="560"/>
        <w:rPr>
          <w:rFonts w:ascii="KaiTi" w:eastAsia="KaiTi" w:hAnsi="KaiTi"/>
          <w:bCs/>
          <w:sz w:val="28"/>
          <w:szCs w:val="28"/>
        </w:rPr>
      </w:pPr>
      <w:r w:rsidRPr="00703ED4">
        <w:rPr>
          <w:rFonts w:ascii="KaiTi" w:eastAsia="KaiTi" w:hAnsi="KaiTi"/>
          <w:bCs/>
          <w:sz w:val="28"/>
          <w:szCs w:val="28"/>
        </w:rPr>
        <w:t>场景描述：</w:t>
      </w:r>
      <w:r w:rsidRPr="00703ED4">
        <w:rPr>
          <w:rFonts w:ascii="Calibri" w:eastAsia="KaiTi" w:hAnsi="Calibri" w:cs="Calibri"/>
          <w:sz w:val="28"/>
          <w:szCs w:val="28"/>
        </w:rPr>
        <w:t> </w:t>
      </w:r>
      <w:r w:rsidRPr="00703ED4">
        <w:rPr>
          <w:rFonts w:ascii="KaiTi" w:eastAsia="KaiTi" w:hAnsi="KaiTi"/>
          <w:sz w:val="28"/>
          <w:szCs w:val="28"/>
        </w:rPr>
        <w:t>在</w:t>
      </w:r>
      <m:oMath>
        <m:r>
          <w:rPr>
            <w:rFonts w:ascii="Cambria Math" w:eastAsia="KaiTi" w:hAnsi="Cambria Math"/>
            <w:sz w:val="28"/>
            <w:szCs w:val="28"/>
          </w:rPr>
          <m:t>t=500ms</m:t>
        </m:r>
      </m:oMath>
      <w:r w:rsidRPr="00703ED4">
        <w:rPr>
          <w:rFonts w:ascii="KaiTi" w:eastAsia="KaiTi" w:hAnsi="KaiTi" w:hint="eastAsia"/>
          <w:sz w:val="28"/>
          <w:szCs w:val="28"/>
        </w:rPr>
        <w:t>时，</w:t>
      </w:r>
      <w:r w:rsidRPr="00703ED4">
        <w:rPr>
          <w:rFonts w:ascii="KaiTi" w:eastAsia="KaiTi" w:hAnsi="KaiTi"/>
          <w:sz w:val="28"/>
          <w:szCs w:val="28"/>
        </w:rPr>
        <w:t xml:space="preserve">攻击者实施重放攻击，向调度系统注入伪造的状态消息"AGV_AtRobotArm（AGV_ID:1）"。而此时AGV1的真实物理状态为 </w:t>
      </w:r>
      <w:ins w:id="317" w:author="YU, QI (SI EP CEA R&amp;D DD)" w:date="2026-07-14T17:42:00Z">
        <w:r w:rsidR="00CC6516" w:rsidRPr="00703ED4">
          <w:rPr>
            <w:rFonts w:ascii="KaiTi" w:eastAsia="KaiTi" w:hAnsi="KaiTi"/>
            <w:color w:val="000000"/>
            <w:kern w:val="0"/>
            <w:sz w:val="28"/>
            <w:szCs w:val="28"/>
          </w:rPr>
          <w:t>AGV_MovingToRobotArm</w:t>
        </w:r>
      </w:ins>
      <w:del w:id="318" w:author="YU, QI (SI EP CEA R&amp;D DD)" w:date="2026-07-14T17:42:00Z">
        <w:r w:rsidRPr="00703ED4" w:rsidDel="00CC6516">
          <w:rPr>
            <w:rFonts w:ascii="KaiTi" w:eastAsia="KaiTi" w:hAnsi="KaiTi"/>
            <w:sz w:val="28"/>
            <w:szCs w:val="28"/>
          </w:rPr>
          <w:delText>AGV_idle</w:delText>
        </w:r>
      </w:del>
      <w:r w:rsidRPr="00703ED4">
        <w:rPr>
          <w:rFonts w:ascii="KaiTi" w:eastAsia="KaiTi" w:hAnsi="KaiTi" w:hint="eastAsia"/>
          <w:sz w:val="28"/>
          <w:szCs w:val="28"/>
        </w:rPr>
        <w:t>（</w:t>
      </w:r>
      <m:oMath>
        <m:sSub>
          <m:sSubPr>
            <m:ctrlPr>
              <w:ins w:id="319" w:author="YU, QI (SI EP CEA R&amp;D DD)" w:date="2026-07-14T17:42:00Z">
                <w:rPr>
                  <w:rFonts w:ascii="Cambria Math" w:eastAsia="KaiTi" w:hAnsi="Cambria Math"/>
                  <w:i/>
                  <w:iCs/>
                  <w:color w:val="000000"/>
                  <w:kern w:val="0"/>
                  <w:sz w:val="28"/>
                  <w:szCs w:val="28"/>
                </w:rPr>
              </w:ins>
            </m:ctrlPr>
          </m:sSubPr>
          <m:e>
            <m:r>
              <w:ins w:id="320" w:author="YU, QI (SI EP CEA R&amp;D DD)" w:date="2026-07-14T17:42:00Z">
                <w:rPr>
                  <w:rFonts w:ascii="Cambria Math" w:eastAsia="KaiTi" w:hAnsi="Cambria Math" w:hint="eastAsia"/>
                  <w:color w:val="000000"/>
                  <w:kern w:val="0"/>
                  <w:sz w:val="28"/>
                  <w:szCs w:val="28"/>
                </w:rPr>
                <m:t>s</m:t>
              </w:ins>
            </m:r>
          </m:e>
          <m:sub>
            <m:r>
              <w:ins w:id="321" w:author="YU, QI (SI EP CEA R&amp;D DD)" w:date="2026-07-14T17:42:00Z">
                <w:rPr>
                  <w:rFonts w:ascii="Cambria Math" w:eastAsia="KaiTi" w:hAnsi="Cambria Math"/>
                  <w:color w:val="000000"/>
                  <w:kern w:val="0"/>
                  <w:sz w:val="28"/>
                  <w:szCs w:val="28"/>
                </w:rPr>
                <m:t>2</m:t>
              </w:ins>
            </m:r>
          </m:sub>
        </m:sSub>
      </m:oMath>
      <w:r w:rsidRPr="00703ED4">
        <w:rPr>
          <w:rFonts w:ascii="KaiTi" w:eastAsia="KaiTi" w:hAnsi="KaiTi" w:hint="eastAsia"/>
          <w:sz w:val="28"/>
          <w:szCs w:val="28"/>
        </w:rPr>
        <w:t>）</w:t>
      </w:r>
      <w:r w:rsidRPr="00703ED4">
        <w:rPr>
          <w:rFonts w:ascii="KaiTi" w:eastAsia="KaiTi" w:hAnsi="KaiTi"/>
          <w:sz w:val="28"/>
          <w:szCs w:val="28"/>
        </w:rPr>
        <w:t>，系统接收到的状态消息与AGV1的实际运行状态严重不符。</w:t>
      </w:r>
    </w:p>
    <w:p w14:paraId="48C9BFD7" w14:textId="27CC72B0" w:rsidR="00A81960" w:rsidRPr="00703ED4" w:rsidRDefault="00A81960" w:rsidP="0084750C">
      <w:pPr>
        <w:spacing w:line="360" w:lineRule="auto"/>
        <w:ind w:firstLineChars="200" w:firstLine="560"/>
        <w:rPr>
          <w:rFonts w:ascii="KaiTi" w:eastAsia="KaiTi" w:hAnsi="KaiTi"/>
          <w:sz w:val="28"/>
          <w:szCs w:val="28"/>
        </w:rPr>
      </w:pPr>
      <w:r w:rsidRPr="00703ED4">
        <w:rPr>
          <w:rFonts w:ascii="KaiTi" w:eastAsia="KaiTi" w:hAnsi="KaiTi"/>
          <w:bCs/>
          <w:sz w:val="28"/>
          <w:szCs w:val="28"/>
        </w:rPr>
        <w:t>S31、One-Hot编码：</w:t>
      </w:r>
      <w:r w:rsidR="0084750C" w:rsidRPr="00703ED4">
        <w:rPr>
          <w:rFonts w:ascii="KaiTi" w:eastAsia="KaiTi" w:hAnsi="KaiTi"/>
          <w:sz w:val="28"/>
          <w:szCs w:val="28"/>
        </w:rPr>
        <w:t>系统接收到的被篡改的</w:t>
      </w:r>
      <w:r w:rsidRPr="00703ED4">
        <w:rPr>
          <w:rFonts w:ascii="KaiTi" w:eastAsia="KaiTi" w:hAnsi="KaiTi"/>
          <w:sz w:val="28"/>
          <w:szCs w:val="28"/>
        </w:rPr>
        <w:t>状态消息为</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=AGV_AtRobotArm</m:t>
        </m:r>
      </m:oMath>
      <w:r w:rsidR="0084750C" w:rsidRPr="00703ED4">
        <w:rPr>
          <w:rFonts w:ascii="KaiTi" w:eastAsia="KaiTi" w:hAnsi="KaiTi" w:hint="eastAsia"/>
          <w:sz w:val="28"/>
          <w:szCs w:val="28"/>
        </w:rPr>
        <w:t>，</w:t>
      </w:r>
      <w:r w:rsidRPr="00703ED4">
        <w:rPr>
          <w:rFonts w:ascii="KaiTi" w:eastAsia="KaiTi" w:hAnsi="KaiTi" w:hint="eastAsia"/>
          <w:sz w:val="28"/>
          <w:szCs w:val="28"/>
        </w:rPr>
        <w:t>对应</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3</m:t>
            </m:r>
          </m:sub>
        </m:sSub>
      </m:oMath>
      <w:r w:rsidRPr="00703ED4">
        <w:rPr>
          <w:rFonts w:ascii="KaiTi" w:eastAsia="KaiTi" w:hAnsi="KaiTi" w:hint="eastAsia"/>
          <w:iCs/>
          <w:color w:val="000000"/>
          <w:kern w:val="0"/>
          <w:sz w:val="28"/>
          <w:szCs w:val="28"/>
        </w:rPr>
        <w:t>，</w:t>
      </w:r>
      <w:r w:rsidRPr="00703ED4">
        <w:rPr>
          <w:rFonts w:ascii="KaiTi" w:eastAsia="KaiTi" w:hAnsi="KaiTi"/>
          <w:iCs/>
          <w:color w:val="000000"/>
          <w:kern w:val="0"/>
          <w:sz w:val="28"/>
          <w:szCs w:val="28"/>
        </w:rPr>
        <w:t>位置索引为第</w:t>
      </w:r>
      <w:r w:rsidRPr="00703ED4">
        <w:rPr>
          <w:rFonts w:ascii="KaiTi" w:eastAsia="KaiTi" w:hAnsi="KaiTi" w:hint="eastAsia"/>
          <w:iCs/>
          <w:color w:val="000000"/>
          <w:kern w:val="0"/>
          <w:sz w:val="28"/>
          <w:szCs w:val="28"/>
        </w:rPr>
        <w:t>3</w:t>
      </w:r>
      <w:r w:rsidRPr="00703ED4">
        <w:rPr>
          <w:rFonts w:ascii="KaiTi" w:eastAsia="KaiTi" w:hAnsi="KaiTi"/>
          <w:iCs/>
          <w:color w:val="000000"/>
          <w:kern w:val="0"/>
          <w:sz w:val="28"/>
          <w:szCs w:val="28"/>
        </w:rPr>
        <w:t>位</w:t>
      </w:r>
      <w:r w:rsidRPr="00703ED4">
        <w:rPr>
          <w:rFonts w:ascii="KaiTi" w:eastAsia="KaiTi" w:hAnsi="KaiTi"/>
          <w:sz w:val="28"/>
          <w:szCs w:val="28"/>
        </w:rPr>
        <w:t>，将其编码为7维One-Hot向量：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=[0, 0, 1, 0, 0, 0, 0]</m:t>
        </m:r>
      </m:oMath>
    </w:p>
    <w:p w14:paraId="1DE9A7E9" w14:textId="43256383" w:rsidR="00A81960" w:rsidRPr="00703ED4" w:rsidRDefault="00A81960" w:rsidP="0084750C">
      <w:pPr>
        <w:spacing w:line="360" w:lineRule="auto"/>
        <w:ind w:firstLineChars="200" w:firstLine="560"/>
        <w:rPr>
          <w:rFonts w:ascii="KaiTi" w:eastAsia="KaiTi" w:hAnsi="KaiTi"/>
          <w:sz w:val="28"/>
          <w:szCs w:val="28"/>
        </w:rPr>
      </w:pPr>
      <w:r w:rsidRPr="00703ED4">
        <w:rPr>
          <w:rFonts w:ascii="KaiTi" w:eastAsia="KaiTi" w:hAnsi="KaiTi"/>
          <w:bCs/>
          <w:sz w:val="28"/>
          <w:szCs w:val="28"/>
        </w:rPr>
        <w:t>S32</w:t>
      </w:r>
      <w:r w:rsidR="0084750C" w:rsidRPr="00703ED4">
        <w:rPr>
          <w:rFonts w:ascii="KaiTi" w:eastAsia="KaiTi" w:hAnsi="KaiTi" w:hint="eastAsia"/>
          <w:bCs/>
          <w:sz w:val="28"/>
          <w:szCs w:val="28"/>
        </w:rPr>
        <w:t>、</w:t>
      </w:r>
      <w:r w:rsidRPr="00703ED4">
        <w:rPr>
          <w:rFonts w:ascii="KaiTi" w:eastAsia="KaiTi" w:hAnsi="KaiTi"/>
          <w:bCs/>
          <w:sz w:val="28"/>
          <w:szCs w:val="28"/>
        </w:rPr>
        <w:t>马尔可夫预测：</w:t>
      </w:r>
      <w:r w:rsidRPr="00703ED4">
        <w:rPr>
          <w:rFonts w:ascii="KaiTi" w:eastAsia="KaiTi" w:hAnsi="KaiTi"/>
          <w:sz w:val="28"/>
          <w:szCs w:val="28"/>
        </w:rPr>
        <w:t>取上一时刻</w:t>
      </w:r>
      <m:oMath>
        <m:r>
          <w:rPr>
            <w:rFonts w:ascii="Cambria Math" w:eastAsia="KaiTi" w:hAnsi="Cambria Math"/>
            <w:sz w:val="28"/>
            <w:szCs w:val="28"/>
          </w:rPr>
          <m:t>t=400ms</m:t>
        </m:r>
      </m:oMath>
      <w:r w:rsidRPr="00703ED4">
        <w:rPr>
          <w:rFonts w:ascii="KaiTi" w:eastAsia="KaiTi" w:hAnsi="KaiTi"/>
          <w:sz w:val="28"/>
          <w:szCs w:val="28"/>
        </w:rPr>
        <w:t>的状态概率分布</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m:t>
            </m:r>
          </m:sub>
        </m:sSub>
        <m:r>
          <w:rPr>
            <w:rFonts w:ascii="Cambria Math" w:eastAsia="KaiTi" w:hAnsi="Cambria Math"/>
            <w:sz w:val="28"/>
            <w:szCs w:val="28"/>
          </w:rPr>
          <m:t>=[1, 0, 0, 0, 0, 0, 0]</m:t>
        </m:r>
      </m:oMath>
      <w:r w:rsidR="0084750C" w:rsidRPr="00703ED4">
        <w:rPr>
          <w:rFonts w:ascii="KaiTi" w:eastAsia="KaiTi" w:hAnsi="KaiTi" w:hint="eastAsia"/>
          <w:sz w:val="28"/>
          <w:szCs w:val="28"/>
        </w:rPr>
        <w:t>，</w:t>
      </w:r>
      <w:r w:rsidRPr="00703ED4">
        <w:rPr>
          <w:rFonts w:ascii="KaiTi" w:eastAsia="KaiTi" w:hAnsi="KaiTi"/>
          <w:sz w:val="28"/>
          <w:szCs w:val="28"/>
        </w:rPr>
        <w:t>即上一时刻系统处于AGV_idle</w:t>
      </w:r>
      <w:r w:rsidR="0084750C" w:rsidRPr="00703ED4">
        <w:rPr>
          <w:rFonts w:ascii="KaiTi" w:eastAsia="KaiTi" w:hAnsi="KaiTi"/>
          <w:sz w:val="28"/>
          <w:szCs w:val="28"/>
        </w:rPr>
        <w:t>状态</w:t>
      </w:r>
      <w:r w:rsidRPr="00703ED4">
        <w:rPr>
          <w:rFonts w:ascii="KaiTi" w:eastAsia="KaiTi" w:hAnsi="KaiTi"/>
          <w:sz w:val="28"/>
          <w:szCs w:val="28"/>
        </w:rPr>
        <w:t>，结合状态转移概率矩阵</w:t>
      </w:r>
      <m:oMath>
        <m:r>
          <w:rPr>
            <w:rFonts w:ascii="Cambria Math" w:eastAsia="KaiTi" w:hAnsi="Cambria Math"/>
            <w:sz w:val="28"/>
            <w:szCs w:val="28"/>
          </w:rPr>
          <m:t>P</m:t>
        </m:r>
      </m:oMath>
      <w:r w:rsidRPr="00703ED4">
        <w:rPr>
          <w:rFonts w:ascii="KaiTi" w:eastAsia="KaiTi" w:hAnsi="KaiTi" w:hint="eastAsia"/>
          <w:sz w:val="28"/>
          <w:szCs w:val="28"/>
        </w:rPr>
        <w:t>计算</w:t>
      </w:r>
      <w:r w:rsidRPr="00703ED4">
        <w:rPr>
          <w:rFonts w:ascii="KaiTi" w:eastAsia="KaiTi" w:hAnsi="KaiTi"/>
          <w:sz w:val="28"/>
          <w:szCs w:val="28"/>
        </w:rPr>
        <w:t>预测概率向量：</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t</m:t>
            </m:r>
          </m:sub>
        </m:sSub>
        <m:r>
          <w:rPr>
            <w:rFonts w:ascii="Cambria Math" w:eastAsia="KaiTi" w:hAnsi="Cambria Math"/>
            <w:sz w:val="28"/>
            <w:szCs w:val="28"/>
          </w:rPr>
          <m:t>⋅P=[1, 0, 0, 0, 0, 0, 0]⋅P</m:t>
        </m:r>
      </m:oMath>
      <w:r w:rsidRPr="00703ED4">
        <w:rPr>
          <w:rFonts w:ascii="KaiTi" w:eastAsia="KaiTi" w:hAnsi="KaiTi" w:hint="eastAsia"/>
          <w:sz w:val="28"/>
          <w:szCs w:val="28"/>
        </w:rPr>
        <w:t>；得到：</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r>
          <w:rPr>
            <w:rFonts w:ascii="Cambria Math" w:eastAsia="KaiTi" w:hAnsi="Cambria Math"/>
            <w:sz w:val="28"/>
            <w:szCs w:val="28"/>
          </w:rPr>
          <m:t>=[0, 1, 0, 0, 0, 0, 0]</m:t>
        </m:r>
      </m:oMath>
      <w:r w:rsidRPr="00703ED4">
        <w:rPr>
          <w:rFonts w:ascii="KaiTi" w:eastAsia="KaiTi" w:hAnsi="KaiTi" w:hint="eastAsia"/>
          <w:sz w:val="28"/>
          <w:szCs w:val="28"/>
        </w:rPr>
        <w:t>;</w:t>
      </w:r>
    </w:p>
    <w:p w14:paraId="27DB6705" w14:textId="68104AE6"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预测含义：在AGV处于"空闲"状态的条件下，根据历史转移规律，下一时刻以100%的概率转移至 AGV_MovingToRobotArm</w:t>
      </w:r>
      <w:r w:rsidR="0084750C" w:rsidRPr="00703ED4">
        <w:rPr>
          <w:rFonts w:ascii="KaiTi" w:eastAsia="KaiTi" w:hAnsi="KaiTi" w:hint="eastAsia"/>
          <w:sz w:val="28"/>
          <w:szCs w:val="28"/>
        </w:rPr>
        <w:t>，</w:t>
      </w:r>
      <w:r w:rsidR="0084750C" w:rsidRPr="00703ED4">
        <w:rPr>
          <w:rFonts w:ascii="KaiTi" w:eastAsia="KaiTi" w:hAnsi="KaiTi"/>
          <w:sz w:val="28"/>
          <w:szCs w:val="28"/>
        </w:rPr>
        <w:t>接收到新任务后开始运动</w:t>
      </w:r>
      <w:r w:rsidRPr="00703ED4">
        <w:rPr>
          <w:rFonts w:ascii="KaiTi" w:eastAsia="KaiTi" w:hAnsi="KaiTi"/>
          <w:sz w:val="28"/>
          <w:szCs w:val="28"/>
        </w:rPr>
        <w:t>，这与工业生产流程中"AGV空闲后必然接收任务并出发"的物理逻辑完全吻合。</w:t>
      </w:r>
    </w:p>
    <w:p w14:paraId="0EDCE397" w14:textId="41F2B7A8" w:rsidR="00A81960" w:rsidRPr="00703ED4" w:rsidRDefault="00A81960" w:rsidP="0084750C">
      <w:pPr>
        <w:spacing w:line="360" w:lineRule="auto"/>
        <w:ind w:firstLineChars="200" w:firstLine="560"/>
        <w:rPr>
          <w:rFonts w:ascii="KaiTi" w:eastAsia="KaiTi" w:hAnsi="KaiTi"/>
          <w:sz w:val="28"/>
          <w:szCs w:val="28"/>
        </w:rPr>
      </w:pPr>
      <w:r w:rsidRPr="00703ED4">
        <w:rPr>
          <w:rFonts w:ascii="KaiTi" w:eastAsia="KaiTi" w:hAnsi="KaiTi"/>
          <w:bCs/>
          <w:sz w:val="28"/>
          <w:szCs w:val="28"/>
        </w:rPr>
        <w:t>S33</w:t>
      </w:r>
      <w:r w:rsidR="0084750C" w:rsidRPr="00703ED4">
        <w:rPr>
          <w:rFonts w:ascii="KaiTi" w:eastAsia="KaiTi" w:hAnsi="KaiTi" w:hint="eastAsia"/>
          <w:bCs/>
          <w:sz w:val="28"/>
          <w:szCs w:val="28"/>
        </w:rPr>
        <w:t>、</w:t>
      </w:r>
      <w:r w:rsidRPr="00703ED4">
        <w:rPr>
          <w:rFonts w:ascii="KaiTi" w:eastAsia="KaiTi" w:hAnsi="KaiTi"/>
          <w:bCs/>
          <w:sz w:val="28"/>
          <w:szCs w:val="28"/>
        </w:rPr>
        <w:t>偏差值计算：</w:t>
      </w:r>
      <w:r w:rsidRPr="00703ED4">
        <w:rPr>
          <w:rFonts w:ascii="KaiTi" w:eastAsia="KaiTi" w:hAnsi="KaiTi"/>
          <w:sz w:val="28"/>
          <w:szCs w:val="28"/>
        </w:rPr>
        <w:t>计算</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oMath>
      <w:r w:rsidRPr="00703ED4">
        <w:rPr>
          <w:rFonts w:ascii="KaiTi" w:eastAsia="KaiTi" w:hAnsi="KaiTi"/>
          <w:sz w:val="28"/>
          <w:szCs w:val="28"/>
        </w:rPr>
        <w:t>与</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oMath>
      <w:r w:rsidRPr="00703ED4">
        <w:rPr>
          <w:rFonts w:ascii="KaiTi" w:eastAsia="KaiTi" w:hAnsi="KaiTi"/>
          <w:sz w:val="28"/>
          <w:szCs w:val="28"/>
        </w:rPr>
        <w:t>之间的欧氏距离</w:t>
      </w:r>
    </w:p>
    <w:p w14:paraId="4B13E21C" w14:textId="77777777" w:rsidR="00A81960" w:rsidRPr="00703ED4" w:rsidRDefault="00A81960" w:rsidP="00A81960">
      <w:pPr>
        <w:spacing w:line="360" w:lineRule="auto"/>
        <w:ind w:firstLineChars="200" w:firstLine="560"/>
        <w:rPr>
          <w:rFonts w:ascii="KaiTi" w:eastAsia="KaiTi" w:hAnsi="KaiTi"/>
          <w:sz w:val="28"/>
          <w:szCs w:val="28"/>
        </w:rPr>
      </w:pPr>
      <m:oMathPara>
        <m:oMath>
          <m:r>
            <w:rPr>
              <w:rFonts w:ascii="Cambria Math" w:eastAsia="KaiTi" w:hAnsi="Cambria Math"/>
              <w:sz w:val="28"/>
              <w:szCs w:val="28"/>
            </w:rPr>
            <m:t>d=</m:t>
          </m:r>
          <m:d>
            <m:dPr>
              <m:begChr m:val="|"/>
              <m:endChr m:val="|"/>
              <m:ctrlPr>
                <w:rPr>
                  <w:rFonts w:ascii="Cambria Math" w:eastAsia="KaiTi" w:hAnsi="Cambria Math"/>
                  <w:i/>
                  <w:sz w:val="28"/>
                  <w:szCs w:val="28"/>
                </w:rPr>
              </m:ctrlPr>
            </m:dPr>
            <m:e>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pred</m:t>
                  </m:r>
                </m:sub>
              </m:sSub>
            </m:e>
          </m:d>
          <m:r>
            <w:rPr>
              <w:rFonts w:ascii="Cambria Math" w:eastAsia="KaiTi" w:hAnsi="Cambria Math"/>
              <w:sz w:val="28"/>
              <w:szCs w:val="28"/>
            </w:rPr>
            <m:t>=</m:t>
          </m:r>
          <m:rad>
            <m:radPr>
              <m:degHide m:val="1"/>
              <m:ctrlPr>
                <w:rPr>
                  <w:rFonts w:ascii="Cambria Math" w:eastAsia="KaiTi" w:hAnsi="Cambria Math"/>
                  <w:i/>
                  <w:sz w:val="28"/>
                  <w:szCs w:val="28"/>
                </w:rPr>
              </m:ctrlPr>
            </m:radPr>
            <m:deg/>
            <m:e>
              <m:sSup>
                <m:sSupPr>
                  <m:ctrlPr>
                    <w:rPr>
                      <w:rFonts w:ascii="Cambria Math" w:eastAsia="KaiTi" w:hAnsi="Cambria Math"/>
                      <w:i/>
                      <w:sz w:val="28"/>
                      <w:szCs w:val="28"/>
                    </w:rPr>
                  </m:ctrlPr>
                </m:sSupPr>
                <m:e>
                  <m:r>
                    <w:rPr>
                      <w:rFonts w:ascii="Cambria Math" w:eastAsia="KaiTi" w:hAnsi="Cambria Math"/>
                      <w:sz w:val="28"/>
                      <w:szCs w:val="28"/>
                    </w:rPr>
                    <m:t>0</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(-1)</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(1)</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m:t>
                  </m:r>
                </m:e>
                <m:sup>
                  <m:r>
                    <w:rPr>
                      <w:rFonts w:ascii="Cambria Math" w:eastAsia="KaiTi" w:hAnsi="Cambria Math"/>
                      <w:sz w:val="28"/>
                      <w:szCs w:val="28"/>
                    </w:rPr>
                    <m:t>2</m:t>
                  </m:r>
                </m:sup>
              </m:sSup>
              <m:r>
                <w:rPr>
                  <w:rFonts w:ascii="Cambria Math" w:eastAsia="KaiTi" w:hAnsi="Cambria Math"/>
                  <w:sz w:val="28"/>
                  <w:szCs w:val="28"/>
                </w:rPr>
                <m:t>+</m:t>
              </m:r>
              <m:sSup>
                <m:sSupPr>
                  <m:ctrlPr>
                    <w:rPr>
                      <w:rFonts w:ascii="Cambria Math" w:eastAsia="KaiTi" w:hAnsi="Cambria Math"/>
                      <w:i/>
                      <w:sz w:val="28"/>
                      <w:szCs w:val="28"/>
                    </w:rPr>
                  </m:ctrlPr>
                </m:sSupPr>
                <m:e>
                  <m:r>
                    <w:rPr>
                      <w:rFonts w:ascii="Cambria Math" w:eastAsia="KaiTi" w:hAnsi="Cambria Math"/>
                      <w:sz w:val="28"/>
                      <w:szCs w:val="28"/>
                    </w:rPr>
                    <m:t>0</m:t>
                  </m:r>
                </m:e>
                <m:sup>
                  <m:r>
                    <w:rPr>
                      <w:rFonts w:ascii="Cambria Math" w:eastAsia="KaiTi" w:hAnsi="Cambria Math"/>
                      <w:sz w:val="28"/>
                      <w:szCs w:val="28"/>
                    </w:rPr>
                    <m:t>2</m:t>
                  </m:r>
                </m:sup>
              </m:sSup>
            </m:e>
          </m:rad>
          <m:r>
            <w:rPr>
              <w:rFonts w:ascii="Cambria Math" w:eastAsia="KaiTi" w:hAnsi="Cambria Math"/>
              <w:sz w:val="28"/>
              <w:szCs w:val="28"/>
            </w:rPr>
            <m:t>=</m:t>
          </m:r>
          <m:rad>
            <m:radPr>
              <m:degHide m:val="1"/>
              <m:ctrlPr>
                <w:rPr>
                  <w:rFonts w:ascii="Cambria Math" w:eastAsia="KaiTi" w:hAnsi="Cambria Math"/>
                  <w:i/>
                  <w:sz w:val="28"/>
                  <w:szCs w:val="28"/>
                </w:rPr>
              </m:ctrlPr>
            </m:radPr>
            <m:deg/>
            <m:e>
              <m:r>
                <w:rPr>
                  <w:rFonts w:ascii="Cambria Math" w:eastAsia="KaiTi" w:hAnsi="Cambria Math"/>
                  <w:sz w:val="28"/>
                  <w:szCs w:val="28"/>
                </w:rPr>
                <m:t>0+1+1+0+0+0+0</m:t>
              </m:r>
            </m:e>
          </m:rad>
          <m:r>
            <w:rPr>
              <w:rFonts w:ascii="Cambria Math" w:eastAsia="KaiTi" w:hAnsi="Cambria Math"/>
              <w:sz w:val="28"/>
              <w:szCs w:val="28"/>
            </w:rPr>
            <m:t>=</m:t>
          </m:r>
          <m:rad>
            <m:radPr>
              <m:degHide m:val="1"/>
              <m:ctrlPr>
                <w:rPr>
                  <w:rFonts w:ascii="Cambria Math" w:eastAsia="KaiTi" w:hAnsi="Cambria Math"/>
                  <w:i/>
                  <w:sz w:val="28"/>
                  <w:szCs w:val="28"/>
                </w:rPr>
              </m:ctrlPr>
            </m:radPr>
            <m:deg/>
            <m:e>
              <m:r>
                <w:rPr>
                  <w:rFonts w:ascii="Cambria Math" w:eastAsia="KaiTi" w:hAnsi="Cambria Math"/>
                  <w:sz w:val="28"/>
                  <w:szCs w:val="28"/>
                </w:rPr>
                <m:t>2</m:t>
              </m:r>
            </m:e>
          </m:rad>
          <m:r>
            <w:rPr>
              <w:rFonts w:ascii="Cambria Math" w:eastAsia="KaiTi" w:hAnsi="Cambria Math"/>
              <w:sz w:val="28"/>
              <w:szCs w:val="28"/>
            </w:rPr>
            <m:t>≈1.414</m:t>
          </m:r>
        </m:oMath>
      </m:oMathPara>
    </w:p>
    <w:p w14:paraId="3685B260" w14:textId="69076F77" w:rsidR="00A81960" w:rsidRPr="00703ED4" w:rsidRDefault="00A81960" w:rsidP="00AF0143">
      <w:pPr>
        <w:spacing w:line="360" w:lineRule="auto"/>
        <w:ind w:firstLineChars="200" w:firstLine="560"/>
        <w:rPr>
          <w:rFonts w:ascii="KaiTi" w:eastAsia="KaiTi" w:hAnsi="KaiTi"/>
          <w:sz w:val="28"/>
          <w:szCs w:val="28"/>
        </w:rPr>
      </w:pPr>
      <w:r w:rsidRPr="00703ED4">
        <w:rPr>
          <w:rFonts w:ascii="KaiTi" w:eastAsia="KaiTi" w:hAnsi="KaiTi"/>
          <w:bCs/>
          <w:sz w:val="28"/>
          <w:szCs w:val="28"/>
        </w:rPr>
        <w:t>S34</w:t>
      </w:r>
      <w:r w:rsidR="0084750C" w:rsidRPr="00703ED4">
        <w:rPr>
          <w:rFonts w:ascii="KaiTi" w:eastAsia="KaiTi" w:hAnsi="KaiTi" w:hint="eastAsia"/>
          <w:bCs/>
          <w:sz w:val="28"/>
          <w:szCs w:val="28"/>
        </w:rPr>
        <w:t>、</w:t>
      </w:r>
      <w:del w:id="322" w:author="YU, QI (SI EP CEA R&amp;D DD)" w:date="2026-07-14T17:13:00Z">
        <w:r w:rsidRPr="00703ED4" w:rsidDel="007A1C05">
          <w:rPr>
            <w:rFonts w:ascii="KaiTi" w:eastAsia="KaiTi" w:hAnsi="KaiTi"/>
            <w:bCs/>
            <w:sz w:val="28"/>
            <w:szCs w:val="28"/>
          </w:rPr>
          <w:delText>个性化阈值</w:delText>
        </w:r>
      </w:del>
      <w:ins w:id="323" w:author="YU, QI (SI EP CEA R&amp;D DD)" w:date="2026-07-14T17:13:00Z">
        <w:r w:rsidR="007A1C05">
          <w:rPr>
            <w:rFonts w:ascii="KaiTi" w:eastAsia="KaiTi" w:hAnsi="KaiTi"/>
            <w:bCs/>
            <w:sz w:val="28"/>
            <w:szCs w:val="28"/>
          </w:rPr>
          <w:t>自适应阈值</w:t>
        </w:r>
      </w:ins>
      <w:r w:rsidRPr="00703ED4">
        <w:rPr>
          <w:rFonts w:ascii="KaiTi" w:eastAsia="KaiTi" w:hAnsi="KaiTi"/>
          <w:bCs/>
          <w:sz w:val="28"/>
          <w:szCs w:val="28"/>
        </w:rPr>
        <w:t>查表：</w:t>
      </w:r>
      <w:r w:rsidRPr="00703ED4">
        <w:rPr>
          <w:rFonts w:ascii="KaiTi" w:eastAsia="KaiTi" w:hAnsi="KaiTi"/>
          <w:sz w:val="28"/>
          <w:szCs w:val="28"/>
        </w:rPr>
        <w:t>以</w:t>
      </w:r>
      <m:oMath>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actual</m:t>
            </m:r>
          </m:sub>
        </m:sSub>
        <m:r>
          <w:rPr>
            <w:rFonts w:ascii="Cambria Math" w:eastAsia="KaiTi" w:hAnsi="Cambria Math"/>
            <w:sz w:val="28"/>
            <w:szCs w:val="28"/>
          </w:rPr>
          <m:t>=AGV_AtRobotArm</m:t>
        </m:r>
      </m:oMath>
      <w:r w:rsidRPr="00703ED4">
        <w:rPr>
          <w:rFonts w:ascii="KaiTi" w:eastAsia="KaiTi" w:hAnsi="KaiTi" w:hint="eastAsia"/>
          <w:sz w:val="28"/>
          <w:szCs w:val="28"/>
        </w:rPr>
        <w:t>（</w:t>
      </w:r>
      <m:oMath>
        <m:sSub>
          <m:sSubPr>
            <m:ctrlPr>
              <w:rPr>
                <w:rFonts w:ascii="Cambria Math" w:eastAsia="KaiTi" w:hAnsi="Cambria Math"/>
                <w:i/>
                <w:iCs/>
                <w:color w:val="000000"/>
                <w:kern w:val="0"/>
                <w:sz w:val="28"/>
                <w:szCs w:val="28"/>
              </w:rPr>
            </m:ctrlPr>
          </m:sSubPr>
          <m:e>
            <m:r>
              <w:rPr>
                <w:rFonts w:ascii="Cambria Math" w:eastAsia="KaiTi" w:hAnsi="Cambria Math" w:hint="eastAsia"/>
                <w:color w:val="000000"/>
                <w:kern w:val="0"/>
                <w:sz w:val="28"/>
                <w:szCs w:val="28"/>
              </w:rPr>
              <m:t>s</m:t>
            </m:r>
          </m:e>
          <m:sub>
            <m:r>
              <w:rPr>
                <w:rFonts w:ascii="Cambria Math" w:eastAsia="KaiTi" w:hAnsi="Cambria Math"/>
                <w:color w:val="000000"/>
                <w:kern w:val="0"/>
                <w:sz w:val="28"/>
                <w:szCs w:val="28"/>
              </w:rPr>
              <m:t>3</m:t>
            </m:r>
          </m:sub>
        </m:sSub>
      </m:oMath>
      <w:r w:rsidRPr="00703ED4">
        <w:rPr>
          <w:rFonts w:ascii="KaiTi" w:eastAsia="KaiTi" w:hAnsi="KaiTi" w:hint="eastAsia"/>
          <w:sz w:val="28"/>
          <w:szCs w:val="28"/>
        </w:rPr>
        <w:t>）</w:t>
      </w:r>
      <w:r w:rsidRPr="00703ED4">
        <w:rPr>
          <w:rFonts w:ascii="KaiTi" w:eastAsia="KaiTi" w:hAnsi="KaiTi"/>
          <w:sz w:val="28"/>
          <w:szCs w:val="28"/>
        </w:rPr>
        <w:t>为键查询ThresholdMap：</w:t>
      </w:r>
    </w:p>
    <w:p w14:paraId="4218D9E7" w14:textId="77777777" w:rsidR="00A81960" w:rsidRPr="00703ED4" w:rsidRDefault="00F42F09" w:rsidP="00A81960">
      <w:pPr>
        <w:spacing w:line="360" w:lineRule="auto"/>
        <w:ind w:firstLineChars="200" w:firstLine="560"/>
        <w:rPr>
          <w:rFonts w:ascii="KaiTi" w:eastAsia="KaiTi" w:hAnsi="KaiTi"/>
          <w:sz w:val="28"/>
          <w:szCs w:val="28"/>
        </w:rPr>
      </w:pPr>
      <m:oMathPara>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m:t>
          </m:r>
          <m:r>
            <w:rPr>
              <w:rFonts w:ascii="Cambria Math" w:eastAsia="KaiTi" w:hAnsi="Cambria Math"/>
              <w:sz w:val="28"/>
              <w:szCs w:val="28"/>
            </w:rPr>
            <m:t>T</m:t>
          </m:r>
          <m:r>
            <w:rPr>
              <w:rFonts w:ascii="Cambria Math" w:eastAsia="KaiTi" w:hAnsi="Cambria Math"/>
              <w:sz w:val="28"/>
              <w:szCs w:val="28"/>
            </w:rPr>
            <m:t>h</m:t>
          </m:r>
          <m:r>
            <w:rPr>
              <w:rFonts w:ascii="Cambria Math" w:eastAsia="KaiTi" w:hAnsi="Cambria Math"/>
              <w:sz w:val="28"/>
              <w:szCs w:val="28"/>
            </w:rPr>
            <m:t>res</m:t>
          </m:r>
          <m:r>
            <w:rPr>
              <w:rFonts w:ascii="Cambria Math" w:eastAsia="KaiTi" w:hAnsi="Cambria Math"/>
              <w:sz w:val="28"/>
              <w:szCs w:val="28"/>
            </w:rPr>
            <m:t>h</m:t>
          </m:r>
          <m:r>
            <w:rPr>
              <w:rFonts w:ascii="Cambria Math" w:eastAsia="KaiTi" w:hAnsi="Cambria Math"/>
              <w:sz w:val="28"/>
              <w:szCs w:val="28"/>
            </w:rPr>
            <m:t>oldMap</m:t>
          </m:r>
          <m:r>
            <w:rPr>
              <w:rFonts w:ascii="Cambria Math" w:eastAsia="KaiTi" w:hAnsi="Cambria Math"/>
              <w:sz w:val="28"/>
              <w:szCs w:val="28"/>
            </w:rPr>
            <m:t>[</m:t>
          </m:r>
          <m:sSub>
            <m:sSubPr>
              <m:ctrlPr>
                <w:rPr>
                  <w:rFonts w:ascii="Cambria Math" w:eastAsia="KaiTi" w:hAnsi="Cambria Math"/>
                  <w:i/>
                  <w:sz w:val="28"/>
                  <w:szCs w:val="28"/>
                </w:rPr>
              </m:ctrlPr>
            </m:sSubPr>
            <m:e>
              <m:r>
                <w:rPr>
                  <w:rFonts w:ascii="Cambria Math" w:eastAsia="KaiTi" w:hAnsi="Cambria Math"/>
                  <w:sz w:val="28"/>
                  <w:szCs w:val="28"/>
                </w:rPr>
                <m:t>s</m:t>
              </m:r>
            </m:e>
            <m:sub>
              <m:r>
                <w:rPr>
                  <w:rFonts w:ascii="Cambria Math" w:eastAsia="KaiTi" w:hAnsi="Cambria Math"/>
                  <w:sz w:val="28"/>
                  <w:szCs w:val="28"/>
                </w:rPr>
                <m:t>3</m:t>
              </m:r>
            </m:sub>
          </m:sSub>
          <m:r>
            <w:rPr>
              <w:rFonts w:ascii="Cambria Math" w:eastAsia="KaiTi" w:hAnsi="Cambria Math"/>
              <w:sz w:val="28"/>
              <w:szCs w:val="28"/>
            </w:rPr>
            <m:t>:</m:t>
          </m:r>
          <m:r>
            <w:rPr>
              <w:rFonts w:ascii="Cambria Math" w:eastAsia="KaiTi" w:hAnsi="Cambria Math"/>
              <w:sz w:val="28"/>
              <w:szCs w:val="28"/>
            </w:rPr>
            <m:t>AGV</m:t>
          </m:r>
          <m:r>
            <w:rPr>
              <w:rFonts w:ascii="Cambria Math" w:eastAsia="KaiTi" w:hAnsi="Cambria Math"/>
              <w:sz w:val="28"/>
              <w:szCs w:val="28"/>
            </w:rPr>
            <m:t>_</m:t>
          </m:r>
          <m:r>
            <w:rPr>
              <w:rFonts w:ascii="Cambria Math" w:eastAsia="KaiTi" w:hAnsi="Cambria Math"/>
              <w:sz w:val="28"/>
              <w:szCs w:val="28"/>
            </w:rPr>
            <m:t>AtRobotArm</m:t>
          </m:r>
          <m:r>
            <w:rPr>
              <w:rFonts w:ascii="Cambria Math" w:eastAsia="KaiTi" w:hAnsi="Cambria Math"/>
              <w:sz w:val="28"/>
              <w:szCs w:val="28"/>
            </w:rPr>
            <m:t>]=1.20</m:t>
          </m:r>
        </m:oMath>
      </m:oMathPara>
    </w:p>
    <w:p w14:paraId="4E6C4244"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bCs/>
          <w:sz w:val="28"/>
          <w:szCs w:val="28"/>
        </w:rPr>
        <w:t>S35</w:t>
      </w:r>
      <w:r w:rsidRPr="00703ED4">
        <w:rPr>
          <w:rFonts w:ascii="KaiTi" w:eastAsia="KaiTi" w:hAnsi="KaiTi" w:hint="eastAsia"/>
          <w:bCs/>
          <w:sz w:val="28"/>
          <w:szCs w:val="28"/>
        </w:rPr>
        <w:t>:</w:t>
      </w:r>
      <w:r w:rsidRPr="00703ED4">
        <w:rPr>
          <w:rFonts w:ascii="KaiTi" w:eastAsia="KaiTi" w:hAnsi="KaiTi"/>
          <w:bCs/>
          <w:sz w:val="28"/>
          <w:szCs w:val="28"/>
        </w:rPr>
        <w:t>异常判定：</w:t>
      </w:r>
    </w:p>
    <w:p w14:paraId="2A371241" w14:textId="77777777" w:rsidR="00A81960" w:rsidRPr="00703ED4" w:rsidRDefault="00A81960" w:rsidP="00A81960">
      <w:pPr>
        <w:spacing w:line="360" w:lineRule="auto"/>
        <w:ind w:firstLineChars="200" w:firstLine="560"/>
        <w:rPr>
          <w:rFonts w:ascii="KaiTi" w:eastAsia="KaiTi" w:hAnsi="KaiTi"/>
          <w:sz w:val="28"/>
          <w:szCs w:val="28"/>
        </w:rPr>
      </w:pPr>
      <m:oMathPara>
        <m:oMath>
          <m:r>
            <w:rPr>
              <w:rFonts w:ascii="Cambria Math" w:eastAsia="KaiTi" w:hAnsi="Cambria Math"/>
              <w:sz w:val="28"/>
              <w:szCs w:val="28"/>
            </w:rPr>
            <m:t>d=1.414&gt;</m:t>
          </m:r>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=1.20</m:t>
          </m:r>
        </m:oMath>
      </m:oMathPara>
    </w:p>
    <w:p w14:paraId="1DC42281" w14:textId="77777777" w:rsidR="00A81960" w:rsidRPr="00703ED4" w:rsidRDefault="00A81960" w:rsidP="00A81960">
      <w:pPr>
        <w:spacing w:line="360" w:lineRule="auto"/>
        <w:ind w:firstLineChars="200" w:firstLine="560"/>
        <w:rPr>
          <w:rFonts w:ascii="KaiTi" w:eastAsia="KaiTi" w:hAnsi="KaiTi"/>
          <w:b/>
          <w:bCs/>
          <w:sz w:val="28"/>
          <w:szCs w:val="28"/>
        </w:rPr>
      </w:pPr>
      <w:r w:rsidRPr="00703ED4">
        <w:rPr>
          <w:rFonts w:ascii="KaiTi" w:eastAsia="KaiTi" w:hAnsi="KaiTi"/>
          <w:sz w:val="28"/>
          <w:szCs w:val="28"/>
        </w:rPr>
        <w:t>判定结论：存在数据注入攻击，触发异常告警。系统立即记录如下异常事件日志：</w:t>
      </w:r>
    </w:p>
    <w:tbl>
      <w:tblPr>
        <w:tblW w:w="7380" w:type="dxa"/>
        <w:jc w:val="center"/>
        <w:tblLook w:val="04A0" w:firstRow="1" w:lastRow="0" w:firstColumn="1" w:lastColumn="0" w:noHBand="0" w:noVBand="1"/>
      </w:tblPr>
      <w:tblGrid>
        <w:gridCol w:w="1760"/>
        <w:gridCol w:w="5620"/>
      </w:tblGrid>
      <w:tr w:rsidR="00A81960" w:rsidRPr="00703ED4" w14:paraId="55ECE5B4" w14:textId="77777777" w:rsidTr="005A2A42">
        <w:trPr>
          <w:trHeight w:val="300"/>
          <w:jc w:val="center"/>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086C6F01" w14:textId="77777777"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hint="eastAsia"/>
                <w:bCs/>
                <w:color w:val="000000"/>
                <w:kern w:val="0"/>
                <w:sz w:val="28"/>
                <w:szCs w:val="28"/>
              </w:rPr>
              <w:lastRenderedPageBreak/>
              <w:t>日志字</w:t>
            </w:r>
            <w:r w:rsidRPr="00703ED4">
              <w:rPr>
                <w:rFonts w:ascii="KaiTi" w:eastAsia="KaiTi" w:hAnsi="KaiTi" w:cs="微软雅黑"/>
                <w:bCs/>
                <w:color w:val="000000"/>
                <w:kern w:val="0"/>
                <w:sz w:val="28"/>
                <w:szCs w:val="28"/>
              </w:rPr>
              <w:t>段</w:t>
            </w:r>
          </w:p>
        </w:tc>
        <w:tc>
          <w:tcPr>
            <w:tcW w:w="5620" w:type="dxa"/>
            <w:tcBorders>
              <w:top w:val="single" w:sz="4" w:space="0" w:color="auto"/>
              <w:left w:val="nil"/>
              <w:bottom w:val="single" w:sz="4" w:space="0" w:color="auto"/>
              <w:right w:val="single" w:sz="4" w:space="0" w:color="auto"/>
            </w:tcBorders>
            <w:noWrap/>
            <w:vAlign w:val="bottom"/>
            <w:hideMark/>
          </w:tcPr>
          <w:p w14:paraId="42EB3F6C" w14:textId="77777777" w:rsidR="00A81960" w:rsidRPr="00703ED4" w:rsidRDefault="00A81960" w:rsidP="005A2A42">
            <w:pPr>
              <w:widowControl/>
              <w:jc w:val="center"/>
              <w:rPr>
                <w:rFonts w:ascii="KaiTi" w:eastAsia="KaiTi" w:hAnsi="KaiTi"/>
                <w:bCs/>
                <w:color w:val="000000"/>
                <w:kern w:val="0"/>
                <w:sz w:val="28"/>
                <w:szCs w:val="28"/>
              </w:rPr>
            </w:pPr>
            <w:r w:rsidRPr="00703ED4">
              <w:rPr>
                <w:rFonts w:ascii="KaiTi" w:eastAsia="KaiTi" w:hAnsi="KaiTi" w:cs="微软雅黑"/>
                <w:bCs/>
                <w:color w:val="000000"/>
                <w:kern w:val="0"/>
                <w:sz w:val="28"/>
                <w:szCs w:val="28"/>
              </w:rPr>
              <w:t>内容</w:t>
            </w:r>
          </w:p>
        </w:tc>
      </w:tr>
      <w:tr w:rsidR="00A81960" w:rsidRPr="00703ED4" w14:paraId="7B8F0EBC" w14:textId="77777777" w:rsidTr="005A2A42">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C351190"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智能体标号</w:t>
            </w:r>
          </w:p>
        </w:tc>
        <w:tc>
          <w:tcPr>
            <w:tcW w:w="5620" w:type="dxa"/>
            <w:tcBorders>
              <w:top w:val="nil"/>
              <w:left w:val="nil"/>
              <w:bottom w:val="single" w:sz="4" w:space="0" w:color="auto"/>
              <w:right w:val="single" w:sz="4" w:space="0" w:color="auto"/>
            </w:tcBorders>
            <w:noWrap/>
            <w:vAlign w:val="bottom"/>
            <w:hideMark/>
          </w:tcPr>
          <w:p w14:paraId="1AEFC617"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AGV_ID: 1</w:t>
            </w:r>
          </w:p>
        </w:tc>
      </w:tr>
      <w:tr w:rsidR="00A81960" w:rsidRPr="00703ED4" w14:paraId="7BC678B6" w14:textId="77777777" w:rsidTr="005A2A42">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3A352CD8"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时间戳</w:t>
            </w:r>
          </w:p>
        </w:tc>
        <w:tc>
          <w:tcPr>
            <w:tcW w:w="5620" w:type="dxa"/>
            <w:tcBorders>
              <w:top w:val="nil"/>
              <w:left w:val="nil"/>
              <w:bottom w:val="single" w:sz="4" w:space="0" w:color="auto"/>
              <w:right w:val="single" w:sz="4" w:space="0" w:color="auto"/>
            </w:tcBorders>
            <w:noWrap/>
            <w:vAlign w:val="bottom"/>
            <w:hideMark/>
          </w:tcPr>
          <w:p w14:paraId="25063FB3"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t=500ms</w:t>
            </w:r>
          </w:p>
        </w:tc>
      </w:tr>
      <w:tr w:rsidR="00A81960" w:rsidRPr="00703ED4" w14:paraId="62538C26" w14:textId="77777777" w:rsidTr="005A2A42">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811D149" w14:textId="5CB33A18"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实际状态</w:t>
            </w:r>
            <m:oMath>
              <m:sSub>
                <m:sSubPr>
                  <m:ctrlPr>
                    <w:rPr>
                      <w:rFonts w:ascii="Cambria Math" w:eastAsia="KaiTi" w:hAnsi="Cambria Math" w:cs="微软雅黑"/>
                      <w:i/>
                      <w:color w:val="000000"/>
                      <w:kern w:val="0"/>
                      <w:sz w:val="28"/>
                      <w:szCs w:val="28"/>
                    </w:rPr>
                  </m:ctrlPr>
                </m:sSubPr>
                <m:e>
                  <m:r>
                    <w:rPr>
                      <w:rFonts w:ascii="Cambria Math" w:eastAsia="KaiTi" w:hAnsi="Cambria Math" w:cs="微软雅黑"/>
                      <w:color w:val="000000"/>
                      <w:kern w:val="0"/>
                      <w:sz w:val="28"/>
                      <w:szCs w:val="28"/>
                    </w:rPr>
                    <m:t>s</m:t>
                  </m:r>
                </m:e>
                <m:sub>
                  <m:r>
                    <w:rPr>
                      <w:rFonts w:ascii="Cambria Math" w:eastAsia="KaiTi" w:hAnsi="Cambria Math" w:cs="微软雅黑"/>
                      <w:color w:val="000000"/>
                      <w:kern w:val="0"/>
                      <w:sz w:val="28"/>
                      <w:szCs w:val="28"/>
                    </w:rPr>
                    <m:t>actual</m:t>
                  </m:r>
                </m:sub>
              </m:sSub>
            </m:oMath>
          </w:p>
        </w:tc>
        <w:tc>
          <w:tcPr>
            <w:tcW w:w="5620" w:type="dxa"/>
            <w:tcBorders>
              <w:top w:val="nil"/>
              <w:left w:val="nil"/>
              <w:bottom w:val="single" w:sz="4" w:space="0" w:color="auto"/>
              <w:right w:val="single" w:sz="4" w:space="0" w:color="auto"/>
            </w:tcBorders>
            <w:noWrap/>
            <w:vAlign w:val="bottom"/>
            <w:hideMark/>
          </w:tcPr>
          <w:p w14:paraId="2E96980A"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AGV_AtRobotArm</w:t>
            </w:r>
          </w:p>
        </w:tc>
      </w:tr>
      <w:tr w:rsidR="00A81960" w:rsidRPr="00703ED4" w14:paraId="34065C91" w14:textId="77777777" w:rsidTr="005A2A42">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3A3489D0" w14:textId="287C8DB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预测分布</w:t>
            </w:r>
            <m:oMath>
              <m:sSub>
                <m:sSubPr>
                  <m:ctrlPr>
                    <w:rPr>
                      <w:rFonts w:ascii="Cambria Math" w:eastAsia="KaiTi" w:hAnsi="Cambria Math" w:cs="微软雅黑"/>
                      <w:i/>
                      <w:color w:val="000000"/>
                      <w:kern w:val="0"/>
                      <w:sz w:val="28"/>
                      <w:szCs w:val="28"/>
                    </w:rPr>
                  </m:ctrlPr>
                </m:sSubPr>
                <m:e>
                  <m:r>
                    <w:rPr>
                      <w:rFonts w:ascii="Cambria Math" w:eastAsia="KaiTi" w:hAnsi="Cambria Math" w:cs="微软雅黑"/>
                      <w:color w:val="000000"/>
                      <w:kern w:val="0"/>
                      <w:sz w:val="28"/>
                      <w:szCs w:val="28"/>
                    </w:rPr>
                    <m:t>S</m:t>
                  </m:r>
                </m:e>
                <m:sub>
                  <m:r>
                    <w:rPr>
                      <w:rFonts w:ascii="Cambria Math" w:eastAsia="KaiTi" w:hAnsi="Cambria Math" w:cs="微软雅黑"/>
                      <w:color w:val="000000"/>
                      <w:kern w:val="0"/>
                      <w:sz w:val="28"/>
                      <w:szCs w:val="28"/>
                    </w:rPr>
                    <m:t>pred</m:t>
                  </m:r>
                </m:sub>
              </m:sSub>
            </m:oMath>
          </w:p>
        </w:tc>
        <w:tc>
          <w:tcPr>
            <w:tcW w:w="5620" w:type="dxa"/>
            <w:tcBorders>
              <w:top w:val="nil"/>
              <w:left w:val="nil"/>
              <w:bottom w:val="single" w:sz="4" w:space="0" w:color="auto"/>
              <w:right w:val="single" w:sz="4" w:space="0" w:color="auto"/>
            </w:tcBorders>
            <w:noWrap/>
            <w:vAlign w:val="bottom"/>
            <w:hideMark/>
          </w:tcPr>
          <w:p w14:paraId="0C97BBA5"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[0, 1, 0, 0, 0, 0, 0]</w:t>
            </w:r>
            <w:r w:rsidRPr="00703ED4">
              <w:rPr>
                <w:rFonts w:ascii="KaiTi" w:eastAsia="KaiTi" w:hAnsi="KaiTi" w:cs="微软雅黑"/>
                <w:color w:val="000000"/>
                <w:kern w:val="0"/>
                <w:sz w:val="28"/>
                <w:szCs w:val="28"/>
              </w:rPr>
              <w:t>（</w:t>
            </w:r>
            <w:r w:rsidRPr="00703ED4">
              <w:rPr>
                <w:rFonts w:ascii="KaiTi" w:eastAsia="KaiTi" w:hAnsi="KaiTi"/>
                <w:color w:val="000000"/>
                <w:kern w:val="0"/>
                <w:sz w:val="28"/>
                <w:szCs w:val="28"/>
              </w:rPr>
              <w:t>AGV_MovingToRobotArm</w:t>
            </w:r>
            <w:r w:rsidRPr="00703ED4">
              <w:rPr>
                <w:rFonts w:ascii="KaiTi" w:eastAsia="KaiTi" w:hAnsi="KaiTi" w:cs="微软雅黑"/>
                <w:color w:val="000000"/>
                <w:kern w:val="0"/>
                <w:sz w:val="28"/>
                <w:szCs w:val="28"/>
              </w:rPr>
              <w:t>，概率</w:t>
            </w:r>
            <w:r w:rsidRPr="00703ED4">
              <w:rPr>
                <w:rFonts w:ascii="KaiTi" w:eastAsia="KaiTi" w:hAnsi="KaiTi"/>
                <w:color w:val="000000"/>
                <w:kern w:val="0"/>
                <w:sz w:val="28"/>
                <w:szCs w:val="28"/>
              </w:rPr>
              <w:t>100%</w:t>
            </w:r>
            <w:r w:rsidRPr="00703ED4">
              <w:rPr>
                <w:rFonts w:ascii="KaiTi" w:eastAsia="KaiTi" w:hAnsi="KaiTi" w:cs="微软雅黑"/>
                <w:color w:val="000000"/>
                <w:kern w:val="0"/>
                <w:sz w:val="28"/>
                <w:szCs w:val="28"/>
              </w:rPr>
              <w:t>）</w:t>
            </w:r>
          </w:p>
        </w:tc>
      </w:tr>
      <w:tr w:rsidR="00A81960" w:rsidRPr="00703ED4" w14:paraId="094A422D" w14:textId="77777777" w:rsidTr="005A2A42">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31A0648" w14:textId="5F287654"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偏差值</w:t>
            </w:r>
            <m:oMath>
              <m:r>
                <w:rPr>
                  <w:rFonts w:ascii="Cambria Math" w:eastAsia="KaiTi" w:hAnsi="Cambria Math" w:cs="微软雅黑"/>
                  <w:color w:val="000000"/>
                  <w:kern w:val="0"/>
                  <w:sz w:val="28"/>
                  <w:szCs w:val="28"/>
                </w:rPr>
                <m:t>d</m:t>
              </m:r>
            </m:oMath>
          </w:p>
        </w:tc>
        <w:tc>
          <w:tcPr>
            <w:tcW w:w="5620" w:type="dxa"/>
            <w:tcBorders>
              <w:top w:val="nil"/>
              <w:left w:val="nil"/>
              <w:bottom w:val="single" w:sz="4" w:space="0" w:color="auto"/>
              <w:right w:val="single" w:sz="4" w:space="0" w:color="auto"/>
            </w:tcBorders>
            <w:noWrap/>
            <w:vAlign w:val="bottom"/>
            <w:hideMark/>
          </w:tcPr>
          <w:p w14:paraId="486FEFAB"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1.414</w:t>
            </w:r>
          </w:p>
        </w:tc>
      </w:tr>
      <w:tr w:rsidR="00A81960" w:rsidRPr="00703ED4" w14:paraId="2C95CF36" w14:textId="77777777" w:rsidTr="005A2A42">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0D95DAB" w14:textId="6E2E2455"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自适应阈值</w:t>
            </w:r>
            <m:oMath>
              <m:sSub>
                <m:sSubPr>
                  <m:ctrlPr>
                    <w:rPr>
                      <w:rFonts w:ascii="Cambria Math" w:eastAsia="KaiTi" w:hAnsi="Cambria Math" w:cs="微软雅黑"/>
                      <w:i/>
                      <w:color w:val="000000"/>
                      <w:kern w:val="0"/>
                      <w:sz w:val="28"/>
                      <w:szCs w:val="28"/>
                    </w:rPr>
                  </m:ctrlPr>
                </m:sSubPr>
                <m:e>
                  <m:r>
                    <w:rPr>
                      <w:rFonts w:ascii="Cambria Math" w:eastAsia="KaiTi" w:hAnsi="Cambria Math" w:cs="微软雅黑"/>
                      <w:color w:val="000000"/>
                      <w:kern w:val="0"/>
                      <w:sz w:val="28"/>
                      <w:szCs w:val="28"/>
                    </w:rPr>
                    <m:t>ε</m:t>
                  </m:r>
                </m:e>
                <m:sub>
                  <m:r>
                    <w:rPr>
                      <w:rFonts w:ascii="Cambria Math" w:eastAsia="KaiTi" w:hAnsi="Cambria Math" w:cs="微软雅黑"/>
                      <w:color w:val="000000"/>
                      <w:kern w:val="0"/>
                      <w:sz w:val="28"/>
                      <w:szCs w:val="28"/>
                    </w:rPr>
                    <m:t>i</m:t>
                  </m:r>
                </m:sub>
              </m:sSub>
            </m:oMath>
          </w:p>
        </w:tc>
        <w:tc>
          <w:tcPr>
            <w:tcW w:w="5620" w:type="dxa"/>
            <w:tcBorders>
              <w:top w:val="nil"/>
              <w:left w:val="nil"/>
              <w:bottom w:val="single" w:sz="4" w:space="0" w:color="auto"/>
              <w:right w:val="single" w:sz="4" w:space="0" w:color="auto"/>
            </w:tcBorders>
            <w:noWrap/>
            <w:vAlign w:val="bottom"/>
            <w:hideMark/>
          </w:tcPr>
          <w:p w14:paraId="2DEB07C5"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olor w:val="000000"/>
                <w:kern w:val="0"/>
                <w:sz w:val="28"/>
                <w:szCs w:val="28"/>
              </w:rPr>
              <w:t>1.2</w:t>
            </w:r>
          </w:p>
        </w:tc>
      </w:tr>
      <w:tr w:rsidR="00A81960" w:rsidRPr="00703ED4" w14:paraId="59F6D43E" w14:textId="77777777" w:rsidTr="005A2A42">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A3B03E7"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判定结果</w:t>
            </w:r>
          </w:p>
        </w:tc>
        <w:tc>
          <w:tcPr>
            <w:tcW w:w="5620" w:type="dxa"/>
            <w:tcBorders>
              <w:top w:val="nil"/>
              <w:left w:val="nil"/>
              <w:bottom w:val="single" w:sz="4" w:space="0" w:color="auto"/>
              <w:right w:val="single" w:sz="4" w:space="0" w:color="auto"/>
            </w:tcBorders>
            <w:noWrap/>
            <w:vAlign w:val="bottom"/>
            <w:hideMark/>
          </w:tcPr>
          <w:p w14:paraId="1511765F" w14:textId="77777777" w:rsidR="00A81960" w:rsidRPr="00703ED4" w:rsidRDefault="00A81960" w:rsidP="005A2A42">
            <w:pPr>
              <w:widowControl/>
              <w:jc w:val="left"/>
              <w:rPr>
                <w:rFonts w:ascii="KaiTi" w:eastAsia="KaiTi" w:hAnsi="KaiTi"/>
                <w:color w:val="000000"/>
                <w:kern w:val="0"/>
                <w:sz w:val="28"/>
                <w:szCs w:val="28"/>
              </w:rPr>
            </w:pPr>
            <w:r w:rsidRPr="00703ED4">
              <w:rPr>
                <w:rFonts w:ascii="KaiTi" w:eastAsia="KaiTi" w:hAnsi="KaiTi" w:cs="微软雅黑"/>
                <w:color w:val="000000"/>
                <w:kern w:val="0"/>
                <w:sz w:val="28"/>
                <w:szCs w:val="28"/>
              </w:rPr>
              <w:t>异常</w:t>
            </w:r>
            <w:r w:rsidRPr="00703ED4">
              <w:rPr>
                <w:rFonts w:ascii="KaiTi" w:eastAsia="KaiTi" w:hAnsi="KaiTi" w:cs="Aptos Narrow"/>
                <w:color w:val="000000"/>
                <w:kern w:val="0"/>
                <w:sz w:val="28"/>
                <w:szCs w:val="28"/>
              </w:rPr>
              <w:t>——</w:t>
            </w:r>
            <w:r w:rsidRPr="00703ED4">
              <w:rPr>
                <w:rFonts w:ascii="KaiTi" w:eastAsia="KaiTi" w:hAnsi="KaiTi" w:cs="微软雅黑"/>
                <w:color w:val="000000"/>
                <w:kern w:val="0"/>
                <w:sz w:val="28"/>
                <w:szCs w:val="28"/>
              </w:rPr>
              <w:t>数据注入攻击</w:t>
            </w:r>
          </w:p>
        </w:tc>
      </w:tr>
    </w:tbl>
    <w:p w14:paraId="6D3939C8" w14:textId="77777777"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该日志为后续安全审计与攻击溯源提供了完整的现场数据。</w:t>
      </w:r>
    </w:p>
    <w:p w14:paraId="476A9B5A" w14:textId="77777777" w:rsidR="00A81960" w:rsidRPr="00703ED4" w:rsidRDefault="00A81960" w:rsidP="00A81960">
      <w:pPr>
        <w:spacing w:line="360" w:lineRule="auto"/>
        <w:ind w:firstLineChars="200" w:firstLine="560"/>
        <w:rPr>
          <w:rFonts w:ascii="KaiTi" w:eastAsia="KaiTi" w:hAnsi="KaiTi"/>
          <w:sz w:val="28"/>
          <w:szCs w:val="28"/>
        </w:rPr>
      </w:pPr>
    </w:p>
    <w:p w14:paraId="5FD6A289" w14:textId="6996E4A6"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hint="eastAsia"/>
          <w:sz w:val="28"/>
          <w:szCs w:val="28"/>
        </w:rPr>
        <w:t>由以上案例</w:t>
      </w:r>
      <w:r w:rsidRPr="00703ED4">
        <w:rPr>
          <w:rFonts w:ascii="KaiTi" w:eastAsia="KaiTi" w:hAnsi="KaiTi"/>
          <w:sz w:val="28"/>
          <w:szCs w:val="28"/>
        </w:rPr>
        <w:t>可以看出本发明方法的核心检测逻辑：在</w:t>
      </w:r>
      <m:oMath>
        <m:r>
          <w:rPr>
            <w:rFonts w:ascii="Cambria Math" w:eastAsia="KaiTi" w:hAnsi="Cambria Math"/>
            <w:sz w:val="28"/>
            <w:szCs w:val="28"/>
          </w:rPr>
          <m:t>t=200ms</m:t>
        </m:r>
      </m:oMath>
      <w:r w:rsidRPr="00703ED4">
        <w:rPr>
          <w:rFonts w:ascii="KaiTi" w:eastAsia="KaiTi" w:hAnsi="KaiTi"/>
          <w:sz w:val="28"/>
          <w:szCs w:val="28"/>
        </w:rPr>
        <w:t>的正常时刻，实际状态与马尔可夫预测分布之间的偏差值</w:t>
      </w:r>
      <m:oMath>
        <m:r>
          <w:rPr>
            <w:rFonts w:ascii="Cambria Math" w:eastAsia="KaiTi" w:hAnsi="Cambria Math"/>
            <w:sz w:val="28"/>
            <w:szCs w:val="28"/>
          </w:rPr>
          <m:t>d=1.186</m:t>
        </m:r>
      </m:oMath>
      <w:r w:rsidRPr="00703ED4">
        <w:rPr>
          <w:rFonts w:ascii="KaiTi" w:eastAsia="KaiTi" w:hAnsi="KaiTi"/>
          <w:sz w:val="28"/>
          <w:szCs w:val="28"/>
        </w:rPr>
        <w:t>低于 AGV_MovingToRobotArm 状态对应的自适应阈值</w:t>
      </w:r>
      <m:oMath>
        <m:r>
          <w:rPr>
            <w:rFonts w:ascii="Cambria Math" w:eastAsia="KaiTi" w:hAnsi="Cambria Math"/>
            <w:sz w:val="28"/>
            <w:szCs w:val="28"/>
          </w:rPr>
          <m:t>1.26</m:t>
        </m:r>
      </m:oMath>
      <w:r w:rsidRPr="00703ED4">
        <w:rPr>
          <w:rFonts w:ascii="KaiTi" w:eastAsia="KaiTi" w:hAnsi="KaiTi" w:hint="eastAsia"/>
          <w:sz w:val="28"/>
          <w:szCs w:val="28"/>
        </w:rPr>
        <w:t>，</w:t>
      </w:r>
      <w:r w:rsidRPr="00703ED4">
        <w:rPr>
          <w:rFonts w:ascii="KaiTi" w:eastAsia="KaiTi" w:hAnsi="KaiTi"/>
          <w:sz w:val="28"/>
          <w:szCs w:val="28"/>
        </w:rPr>
        <w:t>系统正确判定为正常，不产生误报；在</w:t>
      </w:r>
      <m:oMath>
        <m:r>
          <w:rPr>
            <w:rFonts w:ascii="Cambria Math" w:eastAsia="KaiTi" w:hAnsi="Cambria Math"/>
            <w:sz w:val="28"/>
            <w:szCs w:val="28"/>
          </w:rPr>
          <m:t>t=500ms</m:t>
        </m:r>
      </m:oMath>
      <w:r w:rsidRPr="00703ED4">
        <w:rPr>
          <w:rFonts w:ascii="KaiTi" w:eastAsia="KaiTi" w:hAnsi="KaiTi"/>
          <w:sz w:val="28"/>
          <w:szCs w:val="28"/>
        </w:rPr>
        <w:t>的攻击时刻，攻击者注入的伪造状态AGV_AtRobotArm 与马尔可夫预测的 AGV_MovingToRobotArm 之间产生了显著的欧氏距离偏差</w:t>
      </w:r>
      <m:oMath>
        <m:r>
          <w:rPr>
            <w:rFonts w:ascii="Cambria Math" w:eastAsia="KaiTi" w:hAnsi="Cambria Math"/>
            <w:sz w:val="28"/>
            <w:szCs w:val="28"/>
          </w:rPr>
          <m:t>d=1.414</m:t>
        </m:r>
      </m:oMath>
      <w:r w:rsidRPr="00703ED4">
        <w:rPr>
          <w:rFonts w:ascii="KaiTi" w:eastAsia="KaiTi" w:hAnsi="KaiTi" w:hint="eastAsia"/>
          <w:sz w:val="28"/>
          <w:szCs w:val="28"/>
        </w:rPr>
        <w:t>，</w:t>
      </w:r>
      <w:r w:rsidRPr="00703ED4">
        <w:rPr>
          <w:rFonts w:ascii="KaiTi" w:eastAsia="KaiTi" w:hAnsi="KaiTi"/>
          <w:sz w:val="28"/>
          <w:szCs w:val="28"/>
        </w:rPr>
        <w:t>超过 AGV_AtRobotArm 状态对应的阈值</w:t>
      </w:r>
      <m:oMath>
        <m:r>
          <w:rPr>
            <w:rFonts w:ascii="Cambria Math" w:eastAsia="KaiTi" w:hAnsi="Cambria Math"/>
            <w:sz w:val="28"/>
            <w:szCs w:val="28"/>
          </w:rPr>
          <m:t>1.20</m:t>
        </m:r>
      </m:oMath>
      <w:r w:rsidRPr="00703ED4">
        <w:rPr>
          <w:rFonts w:ascii="KaiTi" w:eastAsia="KaiTi" w:hAnsi="KaiTi" w:hint="eastAsia"/>
          <w:sz w:val="28"/>
          <w:szCs w:val="28"/>
        </w:rPr>
        <w:t>，</w:t>
      </w:r>
      <w:r w:rsidRPr="00703ED4">
        <w:rPr>
          <w:rFonts w:ascii="KaiTi" w:eastAsia="KaiTi" w:hAnsi="KaiTi"/>
          <w:sz w:val="28"/>
          <w:szCs w:val="28"/>
        </w:rPr>
        <w:t>系统在单次采样周期内即完成检测并触发告警</w:t>
      </w:r>
      <w:r w:rsidRPr="00703ED4">
        <w:rPr>
          <w:rFonts w:ascii="KaiTi" w:eastAsia="KaiTi" w:hAnsi="KaiTi" w:hint="eastAsia"/>
          <w:sz w:val="28"/>
          <w:szCs w:val="28"/>
        </w:rPr>
        <w:t>。</w:t>
      </w:r>
    </w:p>
    <w:p w14:paraId="48264F9D" w14:textId="704B51E8" w:rsidR="00A81960" w:rsidRPr="00703ED4" w:rsidRDefault="00A81960" w:rsidP="00A81960">
      <w:pPr>
        <w:spacing w:line="360" w:lineRule="auto"/>
        <w:ind w:firstLineChars="200" w:firstLine="560"/>
        <w:rPr>
          <w:rFonts w:ascii="KaiTi" w:eastAsia="KaiTi" w:hAnsi="KaiTi"/>
          <w:sz w:val="28"/>
          <w:szCs w:val="28"/>
        </w:rPr>
      </w:pPr>
      <w:r w:rsidRPr="00703ED4">
        <w:rPr>
          <w:rFonts w:ascii="KaiTi" w:eastAsia="KaiTi" w:hAnsi="KaiTi"/>
          <w:sz w:val="28"/>
          <w:szCs w:val="28"/>
        </w:rPr>
        <w:t>值得特别指出的是，AGV_AtRobotArm 状态在历史数据中出现频率最低</w:t>
      </w:r>
      <w:r w:rsidR="00915CCE" w:rsidRPr="00703ED4">
        <w:rPr>
          <w:rFonts w:ascii="KaiTi" w:eastAsia="KaiTi" w:hAnsi="KaiTi" w:hint="eastAsia"/>
          <w:sz w:val="28"/>
          <w:szCs w:val="28"/>
        </w:rPr>
        <w:t>，</w:t>
      </w:r>
      <m:oMath>
        <m:sSub>
          <m:sSubPr>
            <m:ctrlPr>
              <w:rPr>
                <w:rFonts w:ascii="Cambria Math" w:eastAsia="KaiTi" w:hAnsi="Cambria Math"/>
                <w:i/>
                <w:sz w:val="28"/>
                <w:szCs w:val="28"/>
              </w:rPr>
            </m:ctrlPr>
          </m:sSubPr>
          <m:e>
            <m:r>
              <w:rPr>
                <w:rFonts w:ascii="Cambria Math" w:eastAsia="KaiTi" w:hAnsi="Cambria Math"/>
                <w:sz w:val="28"/>
                <w:szCs w:val="28"/>
              </w:rPr>
              <m:t>P</m:t>
            </m:r>
          </m:e>
          <m:sub>
            <m:r>
              <w:rPr>
                <w:rFonts w:ascii="Cambria Math" w:eastAsia="KaiTi" w:hAnsi="Cambria Math"/>
                <w:sz w:val="28"/>
                <w:szCs w:val="28"/>
              </w:rPr>
              <m:t>hist</m:t>
            </m:r>
          </m:sub>
        </m:sSub>
        <m:r>
          <w:rPr>
            <w:rFonts w:ascii="Cambria Math" w:eastAsia="KaiTi" w:hAnsi="Cambria Math"/>
            <w:sz w:val="28"/>
            <w:szCs w:val="28"/>
          </w:rPr>
          <m:t>=0.117</m:t>
        </m:r>
      </m:oMath>
      <w:r w:rsidR="00915CCE" w:rsidRPr="00703ED4">
        <w:rPr>
          <w:rFonts w:ascii="KaiTi" w:eastAsia="KaiTi" w:hAnsi="KaiTi" w:hint="eastAsia"/>
          <w:sz w:val="28"/>
          <w:szCs w:val="28"/>
        </w:rPr>
        <w:t>，</w:t>
      </w:r>
      <w:r w:rsidRPr="00703ED4">
        <w:rPr>
          <w:rFonts w:ascii="KaiTi" w:eastAsia="KaiTi" w:hAnsi="KaiTi"/>
          <w:sz w:val="28"/>
          <w:szCs w:val="28"/>
        </w:rPr>
        <w:t>因此其对应的自适应阈值也最为严格</w:t>
      </w:r>
      <m:oMath>
        <m:sSub>
          <m:sSubPr>
            <m:ctrlPr>
              <w:rPr>
                <w:rFonts w:ascii="Cambria Math" w:eastAsia="KaiTi" w:hAnsi="Cambria Math"/>
                <w:i/>
                <w:sz w:val="28"/>
                <w:szCs w:val="28"/>
              </w:rPr>
            </m:ctrlPr>
          </m:sSubPr>
          <m:e>
            <m:r>
              <w:rPr>
                <w:rFonts w:ascii="Cambria Math" w:eastAsia="KaiTi" w:hAnsi="Cambria Math"/>
                <w:sz w:val="28"/>
                <w:szCs w:val="28"/>
              </w:rPr>
              <m:t>ε</m:t>
            </m:r>
          </m:e>
          <m:sub>
            <m:r>
              <w:rPr>
                <w:rFonts w:ascii="Cambria Math" w:eastAsia="KaiTi" w:hAnsi="Cambria Math"/>
                <w:sz w:val="28"/>
                <w:szCs w:val="28"/>
              </w:rPr>
              <m:t>i</m:t>
            </m:r>
          </m:sub>
        </m:sSub>
        <m:r>
          <w:rPr>
            <w:rFonts w:ascii="Cambria Math" w:eastAsia="KaiTi" w:hAnsi="Cambria Math"/>
            <w:sz w:val="28"/>
            <w:szCs w:val="28"/>
          </w:rPr>
          <m:t>=1.20</m:t>
        </m:r>
      </m:oMath>
      <w:r w:rsidRPr="00703ED4">
        <w:rPr>
          <w:rFonts w:ascii="KaiTi" w:eastAsia="KaiTi" w:hAnsi="KaiTi" w:hint="eastAsia"/>
          <w:sz w:val="28"/>
          <w:szCs w:val="28"/>
        </w:rPr>
        <w:t>；</w:t>
      </w:r>
      <w:r w:rsidRPr="00703ED4">
        <w:rPr>
          <w:rFonts w:ascii="KaiTi" w:eastAsia="KaiTi" w:hAnsi="KaiTi"/>
          <w:sz w:val="28"/>
          <w:szCs w:val="28"/>
        </w:rPr>
        <w:t>正是这种"低频状态对应严格阈值"的个性化设计，使得本发明方法能够对罕见状态下的数据注入攻击保持高度灵敏，有效弥补了全局统一阈值方法在低频状态上漏报率高的固有缺陷。</w:t>
      </w:r>
    </w:p>
    <w:p w14:paraId="0A85B775" w14:textId="116EF958" w:rsidR="00915CCE" w:rsidRPr="00703ED4" w:rsidRDefault="00915CCE" w:rsidP="00A81960">
      <w:pPr>
        <w:spacing w:line="360" w:lineRule="auto"/>
        <w:ind w:firstLineChars="200" w:firstLine="560"/>
        <w:rPr>
          <w:rFonts w:ascii="KaiTi" w:eastAsia="KaiTi" w:hAnsi="KaiTi"/>
          <w:sz w:val="28"/>
          <w:szCs w:val="28"/>
        </w:rPr>
      </w:pPr>
      <w:r w:rsidRPr="00703ED4">
        <w:rPr>
          <w:rFonts w:ascii="KaiTi" w:eastAsia="KaiTi" w:hAnsi="KaiTi" w:hint="eastAsia"/>
          <w:sz w:val="28"/>
          <w:szCs w:val="28"/>
        </w:rPr>
        <w:t>综上</w:t>
      </w:r>
      <w:r w:rsidRPr="00703ED4">
        <w:rPr>
          <w:rFonts w:ascii="KaiTi" w:eastAsia="KaiTi" w:hAnsi="KaiTi"/>
          <w:sz w:val="28"/>
          <w:szCs w:val="28"/>
        </w:rPr>
        <w:t>，本发明</w:t>
      </w:r>
      <w:r w:rsidR="00A81960" w:rsidRPr="00703ED4">
        <w:rPr>
          <w:rFonts w:ascii="KaiTi" w:eastAsia="KaiTi" w:hAnsi="KaiTi"/>
          <w:sz w:val="28"/>
          <w:szCs w:val="28"/>
        </w:rPr>
        <w:t>方法能够在工业</w:t>
      </w:r>
      <w:del w:id="324" w:author="YU, QI (SI EP CEA R&amp;D DD)" w:date="2026-07-15T10:59:00Z">
        <w:r w:rsidR="00A81960" w:rsidRPr="00703ED4" w:rsidDel="00937701">
          <w:rPr>
            <w:rFonts w:ascii="KaiTi" w:eastAsia="KaiTi" w:hAnsi="KaiTi"/>
            <w:sz w:val="28"/>
            <w:szCs w:val="28"/>
          </w:rPr>
          <w:delText>多智能体</w:delText>
        </w:r>
      </w:del>
      <w:ins w:id="325" w:author="YU, QI (SI EP CEA R&amp;D DD)" w:date="2026-07-15T10:59:00Z">
        <w:r w:rsidR="00937701">
          <w:rPr>
            <w:rFonts w:ascii="KaiTi" w:eastAsia="KaiTi" w:hAnsi="KaiTi"/>
            <w:sz w:val="28"/>
            <w:szCs w:val="28"/>
          </w:rPr>
          <w:t>多智能体</w:t>
        </w:r>
      </w:ins>
      <w:del w:id="326" w:author="YU, QI (SI EP CEA R&amp;D DD)" w:date="2026-07-15T10:59:00Z">
        <w:r w:rsidR="00A81960" w:rsidRPr="00703ED4" w:rsidDel="00937701">
          <w:rPr>
            <w:rFonts w:ascii="KaiTi" w:eastAsia="KaiTi" w:hAnsi="KaiTi"/>
            <w:sz w:val="28"/>
            <w:szCs w:val="28"/>
          </w:rPr>
          <w:delText>系统</w:delText>
        </w:r>
      </w:del>
      <w:ins w:id="327" w:author="YU, QI (SI EP CEA R&amp;D DD)" w:date="2026-07-15T10:59:00Z">
        <w:r w:rsidR="00937701">
          <w:rPr>
            <w:rFonts w:ascii="KaiTi" w:eastAsia="KaiTi" w:hAnsi="KaiTi"/>
            <w:sz w:val="28"/>
            <w:szCs w:val="28"/>
          </w:rPr>
          <w:t>系统</w:t>
        </w:r>
      </w:ins>
      <w:r w:rsidR="00A81960" w:rsidRPr="00703ED4">
        <w:rPr>
          <w:rFonts w:ascii="KaiTi" w:eastAsia="KaiTi" w:hAnsi="KaiTi"/>
          <w:sz w:val="28"/>
          <w:szCs w:val="28"/>
        </w:rPr>
        <w:t>遭受数据注入攻击的场景下，依托离线构建的状态转移概率矩阵与自适应阈值映射表，在每个采样时刻以</w:t>
      </w:r>
      <m:oMath>
        <m:r>
          <w:rPr>
            <w:rFonts w:ascii="Cambria Math" w:eastAsia="KaiTi" w:hAnsi="Cambria Math" w:cs="Calibri"/>
            <w:sz w:val="28"/>
            <w:szCs w:val="28"/>
          </w:rPr>
          <m:t>O(1)</m:t>
        </m:r>
      </m:oMath>
      <w:r w:rsidR="00A81960" w:rsidRPr="00703ED4">
        <w:rPr>
          <w:rFonts w:ascii="KaiTi" w:eastAsia="KaiTi" w:hAnsi="KaiTi"/>
          <w:sz w:val="28"/>
          <w:szCs w:val="28"/>
        </w:rPr>
        <w:t>的查表复杂度完成"编码—预测—计算偏差—查阈值—判定"的完整检测闭环，实现对重放攻击的精准、实时检出，本实施例验证了本发明方法的实时性、准确性与工程可行性</w:t>
      </w:r>
      <w:r w:rsidRPr="00703ED4">
        <w:rPr>
          <w:rFonts w:ascii="KaiTi" w:eastAsia="KaiTi" w:hAnsi="KaiTi" w:hint="eastAsia"/>
          <w:sz w:val="28"/>
          <w:szCs w:val="28"/>
        </w:rPr>
        <w:t>。</w:t>
      </w:r>
    </w:p>
    <w:p w14:paraId="3FA2C725" w14:textId="46DBB914" w:rsidR="0086476F" w:rsidRPr="00703ED4" w:rsidRDefault="00841E2C" w:rsidP="00A81960">
      <w:pPr>
        <w:spacing w:line="360" w:lineRule="auto"/>
        <w:ind w:firstLineChars="200" w:firstLine="560"/>
        <w:rPr>
          <w:rFonts w:ascii="KaiTi" w:eastAsia="KaiTi" w:hAnsi="KaiTi"/>
          <w:sz w:val="28"/>
          <w:szCs w:val="28"/>
        </w:rPr>
        <w:sectPr w:rsidR="0086476F" w:rsidRPr="00703ED4">
          <w:headerReference w:type="default" r:id="rId19"/>
          <w:footerReference w:type="default" r:id="rId20"/>
          <w:pgSz w:w="11906" w:h="16838"/>
          <w:pgMar w:top="1418" w:right="851" w:bottom="851" w:left="1418" w:header="851" w:footer="113" w:gutter="0"/>
          <w:lnNumType w:countBy="5" w:restart="newSection"/>
          <w:pgNumType w:start="1"/>
          <w:cols w:space="720"/>
          <w:docGrid w:linePitch="312"/>
        </w:sectPr>
      </w:pPr>
      <w:r w:rsidRPr="00703ED4">
        <w:rPr>
          <w:rFonts w:ascii="KaiTi" w:eastAsia="KaiTi" w:hAnsi="KaiTi"/>
          <w:sz w:val="28"/>
          <w:szCs w:val="28"/>
        </w:rPr>
        <w:lastRenderedPageBreak/>
        <w:t>需要说明的是，</w:t>
      </w:r>
      <w:r w:rsidRPr="00703ED4">
        <w:rPr>
          <w:rFonts w:ascii="KaiTi" w:eastAsia="KaiTi" w:hAnsi="KaiTi"/>
          <w:bCs/>
          <w:sz w:val="28"/>
          <w:szCs w:val="28"/>
        </w:rPr>
        <w:t>以上内容仅仅说明了本发明的技术思想，不能以此限定本发明的保护范围，</w:t>
      </w:r>
      <w:r w:rsidRPr="00703ED4">
        <w:rPr>
          <w:rFonts w:ascii="KaiTi" w:eastAsia="KaiTi" w:hAnsi="KaiTi"/>
          <w:sz w:val="28"/>
          <w:szCs w:val="28"/>
        </w:rPr>
        <w:t>对于本技术领域的普通技术人员来说，在不脱离本发明原理的前提下，还可以做出若干改进和润饰，这些改进和润饰</w:t>
      </w:r>
      <w:r w:rsidRPr="00703ED4">
        <w:rPr>
          <w:rFonts w:ascii="KaiTi" w:eastAsia="KaiTi" w:hAnsi="KaiTi"/>
          <w:bCs/>
          <w:sz w:val="28"/>
          <w:szCs w:val="28"/>
        </w:rPr>
        <w:t>均落入本发明权利要求书的保护范围之内</w:t>
      </w:r>
      <w:r w:rsidRPr="00703ED4">
        <w:rPr>
          <w:rFonts w:ascii="KaiTi" w:eastAsia="KaiTi" w:hAnsi="KaiTi"/>
          <w:color w:val="000000"/>
          <w:sz w:val="28"/>
          <w:szCs w:val="28"/>
        </w:rPr>
        <w:t>。</w:t>
      </w:r>
    </w:p>
    <w:p w14:paraId="62BEB466" w14:textId="77777777" w:rsidR="0086476F" w:rsidRPr="00703ED4" w:rsidRDefault="0086476F" w:rsidP="00A538CF">
      <w:pPr>
        <w:spacing w:line="360" w:lineRule="auto"/>
        <w:rPr>
          <w:rFonts w:ascii="KaiTi" w:eastAsia="KaiTi" w:hAnsi="KaiTi"/>
          <w:sz w:val="28"/>
          <w:szCs w:val="28"/>
        </w:rPr>
      </w:pPr>
    </w:p>
    <w:p w14:paraId="491BA4B7" w14:textId="0C459F23" w:rsidR="0086476F" w:rsidRPr="00703ED4" w:rsidRDefault="00703ED4" w:rsidP="00A538CF">
      <w:pPr>
        <w:spacing w:line="360" w:lineRule="auto"/>
        <w:ind w:firstLineChars="700" w:firstLine="1960"/>
        <w:rPr>
          <w:rFonts w:ascii="KaiTi" w:eastAsia="KaiTi" w:hAnsi="KaiTi"/>
          <w:sz w:val="28"/>
          <w:szCs w:val="28"/>
        </w:rPr>
      </w:pPr>
      <w:r w:rsidRPr="00703ED4">
        <w:rPr>
          <w:rFonts w:ascii="KaiTi" w:eastAsia="KaiTi" w:hAnsi="KaiTi"/>
          <w:noProof/>
          <w:sz w:val="28"/>
          <w:szCs w:val="28"/>
        </w:rPr>
        <w:drawing>
          <wp:inline distT="0" distB="0" distL="0" distR="0" wp14:anchorId="65F6B8DC" wp14:editId="1472079D">
            <wp:extent cx="4093384" cy="6279588"/>
            <wp:effectExtent l="0" t="0" r="2540" b="6985"/>
            <wp:docPr id="725813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13817"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3384" cy="6279588"/>
                    </a:xfrm>
                    <a:prstGeom prst="rect">
                      <a:avLst/>
                    </a:prstGeom>
                  </pic:spPr>
                </pic:pic>
              </a:graphicData>
            </a:graphic>
          </wp:inline>
        </w:drawing>
      </w:r>
    </w:p>
    <w:p w14:paraId="448ADD64" w14:textId="77777777" w:rsidR="0086476F" w:rsidRPr="00703ED4" w:rsidRDefault="00841E2C" w:rsidP="00A538CF">
      <w:pPr>
        <w:spacing w:line="360" w:lineRule="auto"/>
        <w:ind w:firstLineChars="1600" w:firstLine="4480"/>
        <w:rPr>
          <w:rFonts w:ascii="KaiTi" w:eastAsia="KaiTi" w:hAnsi="KaiTi"/>
          <w:sz w:val="28"/>
          <w:szCs w:val="28"/>
        </w:rPr>
      </w:pPr>
      <w:r w:rsidRPr="00703ED4">
        <w:rPr>
          <w:rFonts w:ascii="KaiTi" w:eastAsia="KaiTi" w:hAnsi="KaiTi" w:hint="eastAsia"/>
          <w:sz w:val="28"/>
          <w:szCs w:val="28"/>
        </w:rPr>
        <w:t>图1</w:t>
      </w:r>
    </w:p>
    <w:p w14:paraId="1E5C2829" w14:textId="77777777" w:rsidR="0086476F" w:rsidRPr="00703ED4" w:rsidRDefault="0086476F" w:rsidP="00A538CF">
      <w:pPr>
        <w:spacing w:line="360" w:lineRule="auto"/>
        <w:rPr>
          <w:rFonts w:ascii="KaiTi" w:eastAsia="KaiTi" w:hAnsi="KaiTi"/>
          <w:sz w:val="28"/>
          <w:szCs w:val="28"/>
        </w:rPr>
      </w:pPr>
    </w:p>
    <w:p w14:paraId="507D76C6" w14:textId="7D6D8F8B" w:rsidR="0086476F" w:rsidRPr="00703ED4" w:rsidRDefault="00703ED4" w:rsidP="00703ED4">
      <w:pPr>
        <w:spacing w:line="360" w:lineRule="auto"/>
        <w:ind w:firstLineChars="550" w:firstLine="1546"/>
        <w:rPr>
          <w:rFonts w:ascii="KaiTi" w:eastAsia="KaiTi" w:hAnsi="KaiTi"/>
          <w:sz w:val="28"/>
          <w:szCs w:val="28"/>
        </w:rPr>
      </w:pPr>
      <w:r w:rsidRPr="00703ED4">
        <w:rPr>
          <w:rFonts w:ascii="KaiTi" w:eastAsia="KaiTi" w:hAnsi="KaiTi"/>
          <w:b/>
          <w:bCs/>
          <w:noProof/>
          <w:sz w:val="28"/>
          <w:szCs w:val="28"/>
        </w:rPr>
        <w:lastRenderedPageBreak/>
        <w:drawing>
          <wp:inline distT="0" distB="0" distL="0" distR="0" wp14:anchorId="6F28BA22" wp14:editId="42E2670A">
            <wp:extent cx="3854271" cy="36677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854271" cy="3667773"/>
                    </a:xfrm>
                    <a:prstGeom prst="rect">
                      <a:avLst/>
                    </a:prstGeom>
                    <a:noFill/>
                    <a:ln>
                      <a:noFill/>
                    </a:ln>
                  </pic:spPr>
                </pic:pic>
              </a:graphicData>
            </a:graphic>
          </wp:inline>
        </w:drawing>
      </w:r>
    </w:p>
    <w:p w14:paraId="5EF5D39A" w14:textId="540FD1A9" w:rsidR="0021172F" w:rsidRPr="00703ED4" w:rsidRDefault="00841E2C" w:rsidP="00A538CF">
      <w:pPr>
        <w:spacing w:line="360" w:lineRule="auto"/>
        <w:ind w:firstLineChars="1500" w:firstLine="4200"/>
        <w:rPr>
          <w:rFonts w:ascii="KaiTi" w:eastAsia="KaiTi" w:hAnsi="KaiTi"/>
          <w:sz w:val="28"/>
          <w:szCs w:val="28"/>
        </w:rPr>
      </w:pPr>
      <w:r w:rsidRPr="00703ED4">
        <w:rPr>
          <w:rFonts w:ascii="KaiTi" w:eastAsia="KaiTi" w:hAnsi="KaiTi" w:hint="eastAsia"/>
          <w:sz w:val="28"/>
          <w:szCs w:val="28"/>
        </w:rPr>
        <w:t>图2</w:t>
      </w:r>
    </w:p>
    <w:p w14:paraId="268A07C6" w14:textId="0D763D2E" w:rsidR="0086476F" w:rsidRPr="00703ED4" w:rsidRDefault="00703ED4" w:rsidP="00A538CF">
      <w:pPr>
        <w:spacing w:line="360" w:lineRule="auto"/>
        <w:ind w:firstLineChars="1200" w:firstLine="3373"/>
        <w:rPr>
          <w:rFonts w:ascii="KaiTi" w:eastAsia="KaiTi" w:hAnsi="KaiTi"/>
          <w:sz w:val="28"/>
          <w:szCs w:val="28"/>
        </w:rPr>
      </w:pPr>
      <w:r w:rsidRPr="00703ED4">
        <w:rPr>
          <w:rFonts w:ascii="KaiTi" w:eastAsia="KaiTi" w:hAnsi="KaiTi"/>
          <w:b/>
          <w:bCs/>
          <w:noProof/>
          <w:sz w:val="28"/>
          <w:szCs w:val="28"/>
        </w:rPr>
        <w:lastRenderedPageBreak/>
        <w:drawing>
          <wp:inline distT="0" distB="0" distL="0" distR="0" wp14:anchorId="0C15CF0D" wp14:editId="78061896">
            <wp:extent cx="2289686" cy="55246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289686" cy="5524690"/>
                    </a:xfrm>
                    <a:prstGeom prst="rect">
                      <a:avLst/>
                    </a:prstGeom>
                    <a:noFill/>
                    <a:ln>
                      <a:noFill/>
                    </a:ln>
                  </pic:spPr>
                </pic:pic>
              </a:graphicData>
            </a:graphic>
          </wp:inline>
        </w:drawing>
      </w:r>
    </w:p>
    <w:p w14:paraId="18590216" w14:textId="1398812F" w:rsidR="0086476F" w:rsidRPr="00703ED4" w:rsidRDefault="00841E2C" w:rsidP="00A538CF">
      <w:pPr>
        <w:spacing w:line="360" w:lineRule="auto"/>
        <w:ind w:firstLineChars="1400" w:firstLine="3920"/>
        <w:rPr>
          <w:rFonts w:ascii="KaiTi" w:eastAsia="KaiTi" w:hAnsi="KaiTi"/>
          <w:sz w:val="28"/>
          <w:szCs w:val="28"/>
        </w:rPr>
      </w:pPr>
      <w:r w:rsidRPr="00703ED4">
        <w:rPr>
          <w:rFonts w:ascii="KaiTi" w:eastAsia="KaiTi" w:hAnsi="KaiTi" w:hint="eastAsia"/>
          <w:sz w:val="28"/>
          <w:szCs w:val="28"/>
        </w:rPr>
        <w:t>图3</w:t>
      </w:r>
    </w:p>
    <w:p w14:paraId="5CA0B267" w14:textId="33EBE394" w:rsidR="00185D77" w:rsidRPr="00703ED4" w:rsidRDefault="00185D77" w:rsidP="00A538CF">
      <w:pPr>
        <w:spacing w:line="360" w:lineRule="auto"/>
        <w:ind w:firstLineChars="1000" w:firstLine="2800"/>
        <w:rPr>
          <w:rFonts w:ascii="KaiTi" w:eastAsia="KaiTi" w:hAnsi="KaiTi"/>
          <w:sz w:val="28"/>
          <w:szCs w:val="28"/>
        </w:rPr>
      </w:pPr>
    </w:p>
    <w:p w14:paraId="609B9684" w14:textId="0EC2F769" w:rsidR="00703ED4" w:rsidRPr="00703ED4" w:rsidRDefault="00703ED4" w:rsidP="00703ED4">
      <w:pPr>
        <w:spacing w:line="360" w:lineRule="auto"/>
        <w:ind w:firstLineChars="500" w:firstLine="1405"/>
        <w:rPr>
          <w:rFonts w:ascii="KaiTi" w:eastAsia="KaiTi" w:hAnsi="KaiTi"/>
          <w:sz w:val="28"/>
          <w:szCs w:val="28"/>
        </w:rPr>
      </w:pPr>
      <w:r w:rsidRPr="00703ED4">
        <w:rPr>
          <w:rFonts w:ascii="KaiTi" w:eastAsia="KaiTi" w:hAnsi="KaiTi"/>
          <w:b/>
          <w:bCs/>
          <w:noProof/>
          <w:sz w:val="28"/>
          <w:szCs w:val="28"/>
        </w:rPr>
        <w:lastRenderedPageBreak/>
        <w:drawing>
          <wp:inline distT="0" distB="0" distL="0" distR="0" wp14:anchorId="689A38EE" wp14:editId="097AB0EF">
            <wp:extent cx="3905991" cy="7326924"/>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905991" cy="7326924"/>
                    </a:xfrm>
                    <a:prstGeom prst="rect">
                      <a:avLst/>
                    </a:prstGeom>
                    <a:noFill/>
                    <a:ln>
                      <a:noFill/>
                    </a:ln>
                  </pic:spPr>
                </pic:pic>
              </a:graphicData>
            </a:graphic>
          </wp:inline>
        </w:drawing>
      </w:r>
    </w:p>
    <w:p w14:paraId="3B939D86" w14:textId="09399C3F" w:rsidR="00185D77" w:rsidRPr="00703ED4" w:rsidRDefault="00185D77" w:rsidP="00A538CF">
      <w:pPr>
        <w:spacing w:line="360" w:lineRule="auto"/>
        <w:ind w:firstLineChars="1400" w:firstLine="3920"/>
        <w:rPr>
          <w:rFonts w:ascii="KaiTi" w:eastAsia="KaiTi" w:hAnsi="KaiTi"/>
          <w:sz w:val="28"/>
          <w:szCs w:val="28"/>
        </w:rPr>
      </w:pPr>
      <w:r w:rsidRPr="00703ED4">
        <w:rPr>
          <w:rFonts w:ascii="KaiTi" w:eastAsia="KaiTi" w:hAnsi="KaiTi" w:hint="eastAsia"/>
          <w:sz w:val="28"/>
          <w:szCs w:val="28"/>
        </w:rPr>
        <w:t>图4</w:t>
      </w:r>
    </w:p>
    <w:p w14:paraId="29B1C096" w14:textId="7B8682B9" w:rsidR="0086476F" w:rsidRPr="00703ED4" w:rsidRDefault="0086476F" w:rsidP="00A538CF">
      <w:pPr>
        <w:spacing w:line="360" w:lineRule="auto"/>
        <w:ind w:firstLineChars="800" w:firstLine="2240"/>
        <w:rPr>
          <w:rFonts w:ascii="KaiTi" w:eastAsia="KaiTi" w:hAnsi="KaiTi"/>
          <w:sz w:val="28"/>
          <w:szCs w:val="28"/>
        </w:rPr>
      </w:pPr>
    </w:p>
    <w:p w14:paraId="6CBD472E" w14:textId="77777777" w:rsidR="005E2A25" w:rsidRPr="00703ED4" w:rsidRDefault="005E2A25" w:rsidP="00A538CF">
      <w:pPr>
        <w:spacing w:line="360" w:lineRule="auto"/>
        <w:rPr>
          <w:rFonts w:ascii="KaiTi" w:eastAsia="KaiTi" w:hAnsi="KaiTi"/>
          <w:sz w:val="28"/>
          <w:szCs w:val="28"/>
        </w:rPr>
      </w:pPr>
    </w:p>
    <w:p w14:paraId="69B7A4F3" w14:textId="48BCC573" w:rsidR="005E2A25" w:rsidRPr="00703ED4" w:rsidRDefault="005E2A25" w:rsidP="00A538CF">
      <w:pPr>
        <w:spacing w:line="360" w:lineRule="auto"/>
        <w:rPr>
          <w:rFonts w:ascii="KaiTi" w:eastAsia="KaiTi" w:hAnsi="KaiTi"/>
          <w:sz w:val="28"/>
          <w:szCs w:val="28"/>
          <w:highlight w:val="green"/>
        </w:rPr>
      </w:pPr>
    </w:p>
    <w:p w14:paraId="564CECAC" w14:textId="77777777" w:rsidR="003A6BDD" w:rsidRPr="00703ED4" w:rsidRDefault="003A6BDD" w:rsidP="00A538CF">
      <w:pPr>
        <w:spacing w:line="360" w:lineRule="auto"/>
        <w:rPr>
          <w:rFonts w:ascii="KaiTi" w:eastAsia="KaiTi" w:hAnsi="KaiTi" w:cs="宋体"/>
          <w:sz w:val="28"/>
          <w:szCs w:val="28"/>
        </w:rPr>
      </w:pPr>
    </w:p>
    <w:sectPr w:rsidR="003A6BDD" w:rsidRPr="00703ED4" w:rsidSect="0086476F">
      <w:headerReference w:type="default" r:id="rId24"/>
      <w:pgSz w:w="11906" w:h="16838"/>
      <w:pgMar w:top="1418" w:right="851" w:bottom="851" w:left="1418" w:header="851" w:footer="113" w:gutter="0"/>
      <w:pgNumType w:start="1"/>
      <w:cols w:space="720"/>
      <w:docGrid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YQ" w:date="2026-07-14T10:37:00Z" w:initials="A">
    <w:p w14:paraId="0D749EAC" w14:textId="0078CD93" w:rsidR="005A2A42" w:rsidRDefault="005A2A42">
      <w:pPr>
        <w:pStyle w:val="a5"/>
      </w:pPr>
      <w:r>
        <w:rPr>
          <w:rStyle w:val="af1"/>
        </w:rPr>
        <w:annotationRef/>
      </w:r>
      <w:r>
        <w:rPr>
          <w:rFonts w:hint="eastAsia"/>
        </w:rPr>
        <w:t>发明名称</w:t>
      </w:r>
      <w:r>
        <w:rPr>
          <w:rFonts w:hint="eastAsia"/>
        </w:rPr>
        <w:t>25</w:t>
      </w:r>
      <w:r>
        <w:rPr>
          <w:rFonts w:hint="eastAsia"/>
        </w:rPr>
        <w:t>个</w:t>
      </w:r>
      <w:r>
        <w:t>字内，请调整</w:t>
      </w:r>
    </w:p>
  </w:comment>
  <w:comment w:id="80" w:author="YQ" w:date="2026-07-14T14:36:00Z" w:initials="A">
    <w:p w14:paraId="04D29370" w14:textId="68FE53DE" w:rsidR="005A2A42" w:rsidRDefault="005A2A42">
      <w:pPr>
        <w:pStyle w:val="a5"/>
      </w:pPr>
      <w:r>
        <w:rPr>
          <w:rStyle w:val="af1"/>
        </w:rPr>
        <w:annotationRef/>
      </w:r>
      <w:r>
        <w:rPr>
          <w:rFonts w:hint="eastAsia"/>
        </w:rPr>
        <w:t>此部分</w:t>
      </w:r>
      <w:r>
        <w:t>应该与权利要求</w:t>
      </w:r>
      <w:r>
        <w:rPr>
          <w:rFonts w:hint="eastAsia"/>
        </w:rPr>
        <w:t>1</w:t>
      </w:r>
      <w:r>
        <w:rPr>
          <w:rFonts w:hint="eastAsia"/>
        </w:rPr>
        <w:t>的在线检测</w:t>
      </w:r>
      <w:r>
        <w:t>阶段、权利要求</w:t>
      </w:r>
      <w:r>
        <w:rPr>
          <w:rFonts w:hint="eastAsia"/>
        </w:rPr>
        <w:t>8</w:t>
      </w:r>
      <w:r>
        <w:t>的内容意思一致，其中有很多并非完全统一的地方，</w:t>
      </w:r>
      <w:r>
        <w:rPr>
          <w:rFonts w:hint="eastAsia"/>
        </w:rPr>
        <w:t>比如</w:t>
      </w:r>
      <w:r>
        <w:t>相同意思的语句，有的用的</w:t>
      </w:r>
      <w:r>
        <w:rPr>
          <w:rFonts w:hint="eastAsia"/>
        </w:rPr>
        <w:t>是</w:t>
      </w:r>
      <w:r>
        <w:t>“</w:t>
      </w:r>
      <w:r>
        <w:rPr>
          <w:rFonts w:hint="eastAsia"/>
        </w:rPr>
        <w:t>状态转移</w:t>
      </w:r>
      <w:r>
        <w:t>矩阵</w:t>
      </w:r>
      <w:r>
        <w:rPr>
          <w:rFonts w:hint="eastAsia"/>
        </w:rPr>
        <w:t>”，</w:t>
      </w:r>
      <w:r>
        <w:t>有的用的</w:t>
      </w:r>
      <w:r>
        <w:rPr>
          <w:rFonts w:hint="eastAsia"/>
        </w:rPr>
        <w:t>是</w:t>
      </w:r>
      <w:r>
        <w:t>“</w:t>
      </w:r>
      <w:r>
        <w:rPr>
          <w:rFonts w:hint="eastAsia"/>
        </w:rPr>
        <w:t>状态</w:t>
      </w:r>
      <w:r>
        <w:t>转移概率矩阵</w:t>
      </w:r>
      <w:r>
        <w:t>”</w:t>
      </w:r>
      <w:r>
        <w:rPr>
          <w:rFonts w:hint="eastAsia"/>
        </w:rPr>
        <w:t>，</w:t>
      </w:r>
      <w:r>
        <w:t>有的用的</w:t>
      </w:r>
      <w:r>
        <w:rPr>
          <w:rFonts w:hint="eastAsia"/>
        </w:rPr>
        <w:t>是</w:t>
      </w:r>
      <w:r>
        <w:t>“</w:t>
      </w:r>
      <w:r>
        <w:rPr>
          <w:rFonts w:hint="eastAsia"/>
        </w:rPr>
        <w:t>预测</w:t>
      </w:r>
      <w:r>
        <w:t>状态向量</w:t>
      </w:r>
      <w:r>
        <w:t>”</w:t>
      </w:r>
      <w:r>
        <w:rPr>
          <w:rFonts w:hint="eastAsia"/>
        </w:rPr>
        <w:t>，</w:t>
      </w:r>
      <w:r>
        <w:t>有的是</w:t>
      </w:r>
      <w:r>
        <w:t>“</w:t>
      </w:r>
      <w:r>
        <w:rPr>
          <w:rFonts w:hint="eastAsia"/>
        </w:rPr>
        <w:t>预测</w:t>
      </w:r>
      <w:r>
        <w:t>概率向量</w:t>
      </w:r>
      <w:r>
        <w:t>”</w:t>
      </w:r>
      <w:r>
        <w:rPr>
          <w:rFonts w:hint="eastAsia"/>
        </w:rPr>
        <w:t>，</w:t>
      </w:r>
      <w:r>
        <w:t>请</w:t>
      </w:r>
      <w:r>
        <w:rPr>
          <w:rFonts w:hint="eastAsia"/>
        </w:rPr>
        <w:t>全文</w:t>
      </w:r>
      <w:r>
        <w:t>前后统一</w:t>
      </w:r>
    </w:p>
    <w:p w14:paraId="091EB308" w14:textId="1A317416" w:rsidR="005A2A42" w:rsidRPr="00750CA0" w:rsidRDefault="005A2A42">
      <w:pPr>
        <w:pStyle w:val="a5"/>
      </w:pPr>
      <w:r>
        <w:t>PS</w:t>
      </w:r>
      <w:r>
        <w:rPr>
          <w:rFonts w:hint="eastAsia"/>
        </w:rPr>
        <w:t>：</w:t>
      </w:r>
      <w:r>
        <w:t>文字不需要完全一致，但是意思得</w:t>
      </w:r>
      <w:r>
        <w:rPr>
          <w:rFonts w:hint="eastAsia"/>
        </w:rPr>
        <w:t>能完全</w:t>
      </w:r>
      <w:r>
        <w:t>一致的对的</w:t>
      </w:r>
      <w:r>
        <w:rPr>
          <w:rFonts w:hint="eastAsia"/>
        </w:rPr>
        <w:t>上</w:t>
      </w:r>
    </w:p>
  </w:comment>
  <w:comment w:id="81" w:author="YU, QI (SI EP CEA R&amp;D DD)" w:date="2026-07-14T16:24:00Z" w:initials="QY">
    <w:p w14:paraId="3B80DA63" w14:textId="77777777" w:rsidR="009B0A94" w:rsidRDefault="009B0A94" w:rsidP="009B0A94">
      <w:pPr>
        <w:pStyle w:val="a5"/>
      </w:pPr>
      <w:r>
        <w:rPr>
          <w:rStyle w:val="af1"/>
        </w:rPr>
        <w:annotationRef/>
      </w:r>
      <w:r>
        <w:rPr>
          <w:rFonts w:hint="eastAsia"/>
        </w:rPr>
        <w:t>“状态转移矩阵”和“状态转移概率矩阵”统一为“状态转移概率矩阵”</w:t>
      </w:r>
    </w:p>
    <w:p w14:paraId="6FE7D493" w14:textId="77777777" w:rsidR="009B0A94" w:rsidRDefault="009B0A94" w:rsidP="009B0A94">
      <w:pPr>
        <w:pStyle w:val="a5"/>
      </w:pPr>
      <w:r>
        <w:rPr>
          <w:rFonts w:hint="eastAsia"/>
        </w:rPr>
        <w:t>“预测状态向量”和“预测概率向量”统一为“预测概率向量”</w:t>
      </w:r>
    </w:p>
  </w:comment>
  <w:comment w:id="147" w:author="YQ" w:date="2026-07-14T14:56:00Z" w:initials="A">
    <w:p w14:paraId="38CAF4F1" w14:textId="5DD4E8F8" w:rsidR="005A2A42" w:rsidRDefault="005A2A42">
      <w:pPr>
        <w:pStyle w:val="a5"/>
      </w:pPr>
      <w:r>
        <w:rPr>
          <w:rStyle w:val="af1"/>
        </w:rPr>
        <w:annotationRef/>
      </w:r>
      <w:r>
        <w:t>t+1</w:t>
      </w:r>
      <w:r>
        <w:rPr>
          <w:rFonts w:hint="eastAsia"/>
        </w:rPr>
        <w:t>时间？</w:t>
      </w:r>
    </w:p>
  </w:comment>
  <w:comment w:id="148" w:author="YU, QI (SI EP CEA R&amp;D DD)" w:date="2026-07-14T17:10:00Z" w:initials="QY">
    <w:p w14:paraId="36B81476" w14:textId="77777777" w:rsidR="00B50B83" w:rsidRDefault="007A1C05" w:rsidP="00B50B83">
      <w:pPr>
        <w:pStyle w:val="a5"/>
      </w:pPr>
      <w:r>
        <w:rPr>
          <w:rStyle w:val="af1"/>
        </w:rPr>
        <w:annotationRef/>
      </w:r>
      <w:r w:rsidR="00B50B83">
        <w:rPr>
          <w:rFonts w:hint="eastAsia"/>
        </w:rPr>
        <w:t>已修改</w:t>
      </w:r>
    </w:p>
  </w:comment>
  <w:comment w:id="164" w:author="YQ" w:date="2026-07-14T15:05:00Z" w:initials="A">
    <w:p w14:paraId="2E6A5896" w14:textId="1700F2C3" w:rsidR="005A2A42" w:rsidRDefault="005A2A42">
      <w:pPr>
        <w:pStyle w:val="a5"/>
      </w:pPr>
      <w:r>
        <w:rPr>
          <w:rStyle w:val="af1"/>
        </w:rPr>
        <w:annotationRef/>
      </w:r>
      <w:r>
        <w:rPr>
          <w:rFonts w:hint="eastAsia"/>
        </w:rPr>
        <w:t>权利要求</w:t>
      </w:r>
      <w:r>
        <w:t>部分是</w:t>
      </w:r>
      <w:r>
        <w:t>“</w:t>
      </w:r>
      <w:r>
        <w:rPr>
          <w:rFonts w:hint="eastAsia"/>
        </w:rPr>
        <w:t>个性化</w:t>
      </w:r>
      <w:r>
        <w:t>阈值</w:t>
      </w:r>
      <w:r>
        <w:t>”</w:t>
      </w:r>
      <w:r>
        <w:rPr>
          <w:rFonts w:hint="eastAsia"/>
        </w:rPr>
        <w:t>或</w:t>
      </w:r>
      <w:r>
        <w:t>“</w:t>
      </w:r>
      <w:r>
        <w:rPr>
          <w:rFonts w:hint="eastAsia"/>
        </w:rPr>
        <w:t>自适应阈值</w:t>
      </w:r>
      <w:r>
        <w:t>”</w:t>
      </w:r>
      <w:r>
        <w:rPr>
          <w:rFonts w:hint="eastAsia"/>
        </w:rPr>
        <w:t>，</w:t>
      </w:r>
      <w:r>
        <w:t>请全文统一</w:t>
      </w:r>
    </w:p>
  </w:comment>
  <w:comment w:id="165" w:author="YU, QI (SI EP CEA R&amp;D DD)" w:date="2026-07-14T17:15:00Z" w:initials="QY">
    <w:p w14:paraId="386E5A69" w14:textId="77777777" w:rsidR="00B50B83" w:rsidRDefault="007A1C05" w:rsidP="00B50B83">
      <w:pPr>
        <w:pStyle w:val="a5"/>
      </w:pPr>
      <w:r>
        <w:rPr>
          <w:rStyle w:val="af1"/>
        </w:rPr>
        <w:annotationRef/>
      </w:r>
      <w:r w:rsidR="00B50B83">
        <w:rPr>
          <w:rFonts w:hint="eastAsia"/>
        </w:rPr>
        <w:t>统一为“自适应阈值”，文中有个别的“个性化”字眼，也已经不与“阈值”直接关联了。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D749EAC" w15:done="1"/>
  <w15:commentEx w15:paraId="091EB308" w15:done="1"/>
  <w15:commentEx w15:paraId="6FE7D493" w15:paraIdParent="091EB308" w15:done="1"/>
  <w15:commentEx w15:paraId="38CAF4F1" w15:done="1"/>
  <w15:commentEx w15:paraId="36B81476" w15:paraIdParent="38CAF4F1" w15:done="1"/>
  <w15:commentEx w15:paraId="2E6A5896" w15:done="1"/>
  <w15:commentEx w15:paraId="386E5A69" w15:paraIdParent="2E6A589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6B7056" w16cex:dateUtc="2026-07-14T08:24:00Z"/>
  <w16cex:commentExtensible w16cex:durableId="0DE1610F" w16cex:dateUtc="2026-07-14T09:10:00Z"/>
  <w16cex:commentExtensible w16cex:durableId="50767F4F" w16cex:dateUtc="2026-07-14T0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749EAC" w16cid:durableId="0D749EAC"/>
  <w16cid:commentId w16cid:paraId="091EB308" w16cid:durableId="091EB308"/>
  <w16cid:commentId w16cid:paraId="6FE7D493" w16cid:durableId="256B7056"/>
  <w16cid:commentId w16cid:paraId="38CAF4F1" w16cid:durableId="38CAF4F1"/>
  <w16cid:commentId w16cid:paraId="36B81476" w16cid:durableId="0DE1610F"/>
  <w16cid:commentId w16cid:paraId="2E6A5896" w16cid:durableId="2E6A5896"/>
  <w16cid:commentId w16cid:paraId="386E5A69" w16cid:durableId="50767F4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B9B7EE" w14:textId="77777777" w:rsidR="00F42F09" w:rsidRDefault="00F42F09" w:rsidP="0086476F">
      <w:r>
        <w:separator/>
      </w:r>
    </w:p>
  </w:endnote>
  <w:endnote w:type="continuationSeparator" w:id="0">
    <w:p w14:paraId="15B79916" w14:textId="77777777" w:rsidR="00F42F09" w:rsidRDefault="00F42F09" w:rsidP="00864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KaiTi">
    <w:altName w:val="楷体"/>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D78133" w14:textId="77777777" w:rsidR="005A2A42" w:rsidRDefault="005A2A42">
    <w:pPr>
      <w:pStyle w:val="a8"/>
      <w:tabs>
        <w:tab w:val="clear" w:pos="4153"/>
        <w:tab w:val="clear" w:pos="8306"/>
        <w:tab w:val="left" w:pos="4905"/>
      </w:tabs>
      <w:spacing w:line="200" w:lineRule="exact"/>
      <w:jc w:val="both"/>
      <w:rPr>
        <w:rFonts w:eastAsia="黑体"/>
      </w:rPr>
    </w:pPr>
    <w:r>
      <w:rPr>
        <w:rFonts w:eastAsia="黑体"/>
      </w:rPr>
      <w:tab/>
    </w:r>
    <w:r>
      <w:rPr>
        <w:rFonts w:eastAsia="黑体"/>
      </w:rPr>
      <w:tab/>
    </w:r>
    <w:r>
      <w:rPr>
        <w:rFonts w:eastAsia="黑体"/>
      </w:rPr>
      <w:tab/>
    </w:r>
  </w:p>
  <w:p w14:paraId="0C846E67" w14:textId="77777777" w:rsidR="005A2A42" w:rsidRDefault="005A2A42">
    <w:pPr>
      <w:pStyle w:val="a8"/>
      <w:spacing w:line="200" w:lineRule="exact"/>
      <w:jc w:val="both"/>
      <w:rPr>
        <w:rFonts w:ascii="黑体" w:eastAsia="黑体"/>
      </w:rPr>
    </w:pPr>
    <w:r>
      <w:rPr>
        <w:rFonts w:ascii="黑体" w:eastAsia="黑体"/>
        <w:noProof/>
      </w:rPr>
      <mc:AlternateContent>
        <mc:Choice Requires="wps">
          <w:drawing>
            <wp:anchor distT="4294967295" distB="4294967295" distL="114300" distR="114300" simplePos="0" relativeHeight="251661312" behindDoc="0" locked="0" layoutInCell="0" allowOverlap="1" wp14:anchorId="1E7E6993" wp14:editId="72A4E39F">
              <wp:simplePos x="0" y="0"/>
              <wp:positionH relativeFrom="column">
                <wp:posOffset>1905</wp:posOffset>
              </wp:positionH>
              <wp:positionV relativeFrom="paragraph">
                <wp:posOffset>-156846</wp:posOffset>
              </wp:positionV>
              <wp:extent cx="6120130" cy="0"/>
              <wp:effectExtent l="0" t="0" r="13970" b="0"/>
              <wp:wrapNone/>
              <wp:docPr id="1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12CE09" id="Line 5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VeEwIAACs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" o:allowincell="f" strokeweight="1pt"/>
          </w:pict>
        </mc:Fallback>
      </mc:AlternateContent>
    </w:r>
    <w:r>
      <w:rPr>
        <w:rFonts w:ascii="黑体" w:eastAsia="黑体" w:hint="eastAsia"/>
      </w:rPr>
      <w:t>2021</w:t>
    </w:r>
  </w:p>
  <w:p w14:paraId="4F8C15F9" w14:textId="77777777" w:rsidR="005A2A42" w:rsidRDefault="005A2A42">
    <w:pPr>
      <w:pStyle w:val="a8"/>
      <w:tabs>
        <w:tab w:val="clear" w:pos="4153"/>
        <w:tab w:val="clear" w:pos="8306"/>
        <w:tab w:val="left" w:pos="2805"/>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7F556" w14:textId="77777777" w:rsidR="005A2A42" w:rsidRDefault="005A2A42">
    <w:pPr>
      <w:pStyle w:val="a8"/>
      <w:jc w:val="center"/>
      <w:rPr>
        <w:rStyle w:val="ae"/>
      </w:rPr>
    </w:pPr>
    <w:r>
      <w:rPr>
        <w:noProof/>
      </w:rPr>
      <mc:AlternateContent>
        <mc:Choice Requires="wps">
          <w:drawing>
            <wp:anchor distT="0" distB="0" distL="114300" distR="114300" simplePos="0" relativeHeight="251664384" behindDoc="0" locked="0" layoutInCell="1" allowOverlap="1" wp14:anchorId="19A80D23" wp14:editId="5F0CACD6">
              <wp:simplePos x="0" y="0"/>
              <wp:positionH relativeFrom="margin">
                <wp:align>center</wp:align>
              </wp:positionH>
              <wp:positionV relativeFrom="paragraph">
                <wp:posOffset>0</wp:posOffset>
              </wp:positionV>
              <wp:extent cx="57785" cy="131445"/>
              <wp:effectExtent l="0" t="0" r="0" b="0"/>
              <wp:wrapNone/>
              <wp:docPr id="10"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9FEAF7" w14:textId="19DB1074" w:rsidR="005A2A42" w:rsidRDefault="005A2A42">
                          <w:pPr>
                            <w:pStyle w:val="a8"/>
                          </w:pPr>
                          <w:r>
                            <w:fldChar w:fldCharType="begin"/>
                          </w:r>
                          <w:r>
                            <w:instrText xml:space="preserve"> PAGE  \* MERGEFORMAT </w:instrText>
                          </w:r>
                          <w:r>
                            <w:fldChar w:fldCharType="separate"/>
                          </w:r>
                          <w:r w:rsidR="007D10F0">
                            <w:rPr>
                              <w:noProof/>
                            </w:rPr>
                            <w:t>5</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9A80D23" id="_x0000_t202" coordsize="21600,21600" o:spt="202" path="m,l,21600r21600,l21600,xe">
              <v:stroke joinstyle="miter"/>
              <v:path gradientshapeok="t" o:connecttype="rect"/>
            </v:shapetype>
            <v:shape id="文本框 33" o:spid="_x0000_s1026" type="#_x0000_t202" style="position:absolute;left:0;text-align:left;margin-left:0;margin-top:0;width:4.55pt;height:10.35pt;z-index:25166438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" filled="f" stroked="f" strokeweight=".5pt">
              <v:textbox style="mso-fit-shape-to-text:t" inset="0,0,0,0">
                <w:txbxContent>
                  <w:p w14:paraId="009FEAF7" w14:textId="19DB1074" w:rsidR="005A2A42" w:rsidRDefault="005A2A42">
                    <w:pPr>
                      <w:pStyle w:val="a8"/>
                    </w:pPr>
                    <w:r>
                      <w:fldChar w:fldCharType="begin"/>
                    </w:r>
                    <w:r>
                      <w:instrText xml:space="preserve"> PAGE  \* MERGEFORMAT </w:instrText>
                    </w:r>
                    <w:r>
                      <w:fldChar w:fldCharType="separate"/>
                    </w:r>
                    <w:r w:rsidR="007D10F0">
                      <w:rPr>
                        <w:noProof/>
                      </w:rPr>
                      <w:t>5</w:t>
                    </w:r>
                    <w:r>
                      <w:fldChar w:fldCharType="end"/>
                    </w:r>
                  </w:p>
                </w:txbxContent>
              </v:textbox>
              <w10:wrap anchorx="margin"/>
            </v:shape>
          </w:pict>
        </mc:Fallback>
      </mc:AlternateContent>
    </w:r>
  </w:p>
  <w:p w14:paraId="6D6BDB87" w14:textId="77777777" w:rsidR="005A2A42" w:rsidRDefault="005A2A42">
    <w:pPr>
      <w:pStyle w:val="a8"/>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306E34" w14:textId="77777777" w:rsidR="005A2A42" w:rsidRDefault="005A2A42">
    <w:pPr>
      <w:pStyle w:val="a8"/>
      <w:tabs>
        <w:tab w:val="clear" w:pos="4153"/>
        <w:tab w:val="clear" w:pos="8306"/>
        <w:tab w:val="left" w:pos="4905"/>
      </w:tabs>
      <w:spacing w:line="200" w:lineRule="exact"/>
      <w:jc w:val="both"/>
      <w:rPr>
        <w:rFonts w:eastAsia="黑体"/>
      </w:rPr>
    </w:pPr>
    <w:r>
      <w:rPr>
        <w:rFonts w:eastAsia="黑体"/>
      </w:rPr>
      <w:tab/>
    </w:r>
  </w:p>
  <w:p w14:paraId="42009ABB" w14:textId="77777777" w:rsidR="005A2A42" w:rsidRDefault="005A2A42">
    <w:pPr>
      <w:pStyle w:val="a8"/>
      <w:spacing w:line="200" w:lineRule="exact"/>
      <w:jc w:val="both"/>
      <w:rPr>
        <w:rFonts w:ascii="黑体" w:eastAsia="黑体"/>
      </w:rPr>
    </w:pPr>
    <w:r>
      <w:rPr>
        <w:rFonts w:ascii="黑体" w:eastAsia="黑体"/>
        <w:noProof/>
      </w:rPr>
      <mc:AlternateContent>
        <mc:Choice Requires="wps">
          <w:drawing>
            <wp:anchor distT="4294967295" distB="4294967295" distL="114300" distR="114300" simplePos="0" relativeHeight="251665408" behindDoc="0" locked="0" layoutInCell="0" allowOverlap="1" wp14:anchorId="7A4593E1" wp14:editId="5A470850">
              <wp:simplePos x="0" y="0"/>
              <wp:positionH relativeFrom="column">
                <wp:posOffset>1905</wp:posOffset>
              </wp:positionH>
              <wp:positionV relativeFrom="paragraph">
                <wp:posOffset>-156846</wp:posOffset>
              </wp:positionV>
              <wp:extent cx="6120130" cy="0"/>
              <wp:effectExtent l="0" t="0" r="13970" b="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532121" id="Line 14" o:spid="_x0000_s1026"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cxXEg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" o:allowincell="f" strokeweight="1pt"/>
          </w:pict>
        </mc:Fallback>
      </mc:AlternateContent>
    </w:r>
    <w:r>
      <w:rPr>
        <w:rFonts w:ascii="黑体" w:eastAsia="黑体" w:hint="eastAsia"/>
      </w:rPr>
      <w:t>2021</w:t>
    </w:r>
  </w:p>
  <w:p w14:paraId="2C3CC99B" w14:textId="77777777" w:rsidR="005A2A42" w:rsidRDefault="005A2A42">
    <w:pPr>
      <w:pStyle w:val="a8"/>
      <w:tabs>
        <w:tab w:val="clear" w:pos="4153"/>
        <w:tab w:val="clear" w:pos="8306"/>
        <w:tab w:val="left" w:pos="280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D94973" w14:textId="77777777" w:rsidR="00F42F09" w:rsidRDefault="00F42F09" w:rsidP="0086476F">
      <w:r>
        <w:separator/>
      </w:r>
    </w:p>
  </w:footnote>
  <w:footnote w:type="continuationSeparator" w:id="0">
    <w:p w14:paraId="276DAB11" w14:textId="77777777" w:rsidR="00F42F09" w:rsidRDefault="00F42F09" w:rsidP="008647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1D0121" w14:textId="7D243AAC" w:rsidR="005A2A42" w:rsidRDefault="005A2A42" w:rsidP="007D10F0">
    <w:pPr>
      <w:tabs>
        <w:tab w:val="left" w:pos="624"/>
        <w:tab w:val="center" w:pos="4818"/>
      </w:tabs>
      <w:jc w:val="left"/>
      <w:outlineLvl w:val="0"/>
      <w:rPr>
        <w:rFonts w:ascii="黑体" w:eastAsia="黑体"/>
        <w:b/>
        <w:spacing w:val="90"/>
        <w:sz w:val="28"/>
      </w:rPr>
      <w:pPrChange w:id="39" w:author="于琪" w:date="2026-08-12T17:01:00Z">
        <w:pPr>
          <w:jc w:val="center"/>
          <w:outlineLvl w:val="0"/>
        </w:pPr>
      </w:pPrChange>
    </w:pPr>
    <w:del w:id="40" w:author="于琪" w:date="2026-08-12T17:01:00Z">
      <w:r w:rsidDel="007D10F0">
        <w:rPr>
          <w:rFonts w:eastAsia="黑体"/>
          <w:b/>
          <w:noProof/>
          <w:spacing w:val="90"/>
          <w:sz w:val="28"/>
        </w:rPr>
        <w:drawing>
          <wp:anchor distT="0" distB="0" distL="114300" distR="114300" simplePos="0" relativeHeight="251659264" behindDoc="1" locked="0" layoutInCell="1" allowOverlap="1" wp14:anchorId="02C114A9" wp14:editId="4442537D">
            <wp:simplePos x="0" y="0"/>
            <wp:positionH relativeFrom="column">
              <wp:posOffset>-42545</wp:posOffset>
            </wp:positionH>
            <wp:positionV relativeFrom="paragraph">
              <wp:posOffset>-389890</wp:posOffset>
            </wp:positionV>
            <wp:extent cx="1009650" cy="800100"/>
            <wp:effectExtent l="19050" t="0" r="0" b="0"/>
            <wp:wrapNone/>
            <wp:docPr id="62" name="图片 30" descr="众联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0" descr="众联商标"/>
                    <pic:cNvPicPr>
                      <a:picLocks noChangeAspect="1" noChangeArrowheads="1"/>
                    </pic:cNvPicPr>
                  </pic:nvPicPr>
                  <pic:blipFill>
                    <a:blip r:embed="rId1"/>
                    <a:srcRect/>
                    <a:stretch>
                      <a:fillRect/>
                    </a:stretch>
                  </pic:blipFill>
                  <pic:spPr>
                    <a:xfrm>
                      <a:off x="0" y="0"/>
                      <a:ext cx="1009650" cy="800100"/>
                    </a:xfrm>
                    <a:prstGeom prst="rect">
                      <a:avLst/>
                    </a:prstGeom>
                    <a:noFill/>
                    <a:ln w="9525">
                      <a:noFill/>
                      <a:miter lim="800000"/>
                      <a:headEnd/>
                      <a:tailEnd/>
                    </a:ln>
                  </pic:spPr>
                </pic:pic>
              </a:graphicData>
            </a:graphic>
          </wp:anchor>
        </w:drawing>
      </w:r>
      <w:r w:rsidDel="007D10F0">
        <w:rPr>
          <w:rFonts w:eastAsia="黑体"/>
          <w:b/>
          <w:noProof/>
          <w:spacing w:val="90"/>
          <w:sz w:val="28"/>
        </w:rPr>
        <mc:AlternateContent>
          <mc:Choice Requires="wps">
            <w:drawing>
              <wp:anchor distT="4294967295" distB="4294967295" distL="114300" distR="114300" simplePos="0" relativeHeight="251660288" behindDoc="0" locked="0" layoutInCell="0" allowOverlap="1" wp14:anchorId="3F89AFD0" wp14:editId="202AA165">
                <wp:simplePos x="0" y="0"/>
                <wp:positionH relativeFrom="column">
                  <wp:posOffset>0</wp:posOffset>
                </wp:positionH>
                <wp:positionV relativeFrom="paragraph">
                  <wp:posOffset>360044</wp:posOffset>
                </wp:positionV>
                <wp:extent cx="6120130" cy="0"/>
                <wp:effectExtent l="0" t="0" r="13970" b="0"/>
                <wp:wrapNone/>
                <wp:docPr id="1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AAD2B6" id="Line 5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a+EEwIAACs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8cWv&#10;hBMCAAArBAAADgAAAAAAAAAAAAAAAAAuAgAAZHJzL2Uyb0RvYy54bWxQSwECLQAUAAYACAAAACEA&#10;gH6g4NwAAAAGAQAADwAAAAAAAAAAAAAAAABtBAAAZHJzL2Rvd25yZXYueG1sUEsFBgAAAAAEAAQA&#10;8wAAAHYFAAAAAA==&#10;" o:allowincell="f" strokeweight="1pt"/>
            </w:pict>
          </mc:Fallback>
        </mc:AlternateContent>
      </w:r>
    </w:de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5607F0" w14:textId="77777777" w:rsidR="005A2A42" w:rsidRDefault="005A2A42">
    <w:pPr>
      <w:jc w:val="center"/>
      <w:outlineLvl w:val="0"/>
      <w:rPr>
        <w:rFonts w:ascii="黑体" w:eastAsia="黑体"/>
        <w:b/>
        <w:spacing w:val="90"/>
        <w:sz w:val="28"/>
      </w:rPr>
    </w:pPr>
    <w:r>
      <w:rPr>
        <w:rFonts w:eastAsia="黑体"/>
        <w:noProof/>
        <w:spacing w:val="90"/>
        <w:sz w:val="28"/>
      </w:rPr>
      <mc:AlternateContent>
        <mc:Choice Requires="wps">
          <w:drawing>
            <wp:anchor distT="4294967295" distB="4294967295" distL="114300" distR="114300" simplePos="0" relativeHeight="251663360" behindDoc="0" locked="0" layoutInCell="0" allowOverlap="1" wp14:anchorId="3ABD45F2" wp14:editId="0A312012">
              <wp:simplePos x="0" y="0"/>
              <wp:positionH relativeFrom="column">
                <wp:posOffset>0</wp:posOffset>
              </wp:positionH>
              <wp:positionV relativeFrom="paragraph">
                <wp:posOffset>360044</wp:posOffset>
              </wp:positionV>
              <wp:extent cx="6120130" cy="0"/>
              <wp:effectExtent l="0" t="0" r="13970" b="0"/>
              <wp:wrapNone/>
              <wp:docPr id="1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CC954A" id="Line 12" o:spid="_x0000_s1026" style="position:absolute;left:0;text-align:left;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" o:allowincell="f" strokeweight="1pt"/>
          </w:pict>
        </mc:Fallback>
      </mc:AlternateContent>
    </w:r>
    <w:r>
      <w:rPr>
        <w:rFonts w:eastAsia="黑体" w:hint="eastAsia"/>
        <w:b/>
        <w:spacing w:val="90"/>
        <w:sz w:val="28"/>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5DB78" w14:textId="77777777" w:rsidR="005A2A42" w:rsidRDefault="005A2A42">
    <w:pPr>
      <w:jc w:val="center"/>
      <w:outlineLvl w:val="0"/>
      <w:rPr>
        <w:rFonts w:ascii="黑体" w:eastAsia="黑体"/>
        <w:b/>
        <w:spacing w:val="90"/>
        <w:sz w:val="28"/>
      </w:rPr>
    </w:pPr>
    <w:r>
      <w:rPr>
        <w:rFonts w:eastAsia="黑体"/>
        <w:noProof/>
        <w:spacing w:val="90"/>
        <w:sz w:val="28"/>
      </w:rPr>
      <mc:AlternateContent>
        <mc:Choice Requires="wps">
          <w:drawing>
            <wp:anchor distT="4294967295" distB="4294967295" distL="114300" distR="114300" simplePos="0" relativeHeight="251667456" behindDoc="0" locked="0" layoutInCell="0" allowOverlap="1" wp14:anchorId="044F85A2" wp14:editId="79C63CF0">
              <wp:simplePos x="0" y="0"/>
              <wp:positionH relativeFrom="column">
                <wp:posOffset>0</wp:posOffset>
              </wp:positionH>
              <wp:positionV relativeFrom="paragraph">
                <wp:posOffset>360044</wp:posOffset>
              </wp:positionV>
              <wp:extent cx="6120130" cy="0"/>
              <wp:effectExtent l="0" t="0" r="13970" b="0"/>
              <wp:wrapNone/>
              <wp:docPr id="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91F7A8" id="Line 12" o:spid="_x0000_s1026" style="position:absolute;left:0;text-align:left;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" o:allowincell="f" strokeweight="1pt"/>
          </w:pict>
        </mc:Fallback>
      </mc:AlternateContent>
    </w:r>
    <w:r>
      <w:rPr>
        <w:rFonts w:eastAsia="黑体" w:hint="eastAsia"/>
        <w:b/>
        <w:spacing w:val="90"/>
        <w:sz w:val="28"/>
      </w:rPr>
      <w:t>摘要附图</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5FAC0" w14:textId="77777777" w:rsidR="005A2A42" w:rsidRDefault="005A2A42">
    <w:pPr>
      <w:jc w:val="center"/>
      <w:outlineLvl w:val="0"/>
      <w:rPr>
        <w:rFonts w:ascii="黑体" w:eastAsia="黑体"/>
        <w:b/>
        <w:spacing w:val="90"/>
        <w:sz w:val="28"/>
      </w:rPr>
    </w:pPr>
    <w:r>
      <w:rPr>
        <w:rFonts w:eastAsia="黑体"/>
        <w:noProof/>
        <w:spacing w:val="90"/>
        <w:sz w:val="28"/>
      </w:rPr>
      <mc:AlternateContent>
        <mc:Choice Requires="wps">
          <w:drawing>
            <wp:anchor distT="4294967295" distB="4294967295" distL="114300" distR="114300" simplePos="0" relativeHeight="251668480" behindDoc="0" locked="0" layoutInCell="0" allowOverlap="1" wp14:anchorId="451CC005" wp14:editId="7AFF4AF7">
              <wp:simplePos x="0" y="0"/>
              <wp:positionH relativeFrom="column">
                <wp:posOffset>0</wp:posOffset>
              </wp:positionH>
              <wp:positionV relativeFrom="paragraph">
                <wp:posOffset>360044</wp:posOffset>
              </wp:positionV>
              <wp:extent cx="6120130" cy="0"/>
              <wp:effectExtent l="0" t="0" r="13970" b="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0EC61B" id="Line 12" o:spid="_x0000_s1026" style="position:absolute;left:0;text-align:left;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" o:allowincell="f" strokeweight="1pt"/>
          </w:pict>
        </mc:Fallback>
      </mc:AlternateContent>
    </w:r>
    <w:r>
      <w:rPr>
        <w:rFonts w:eastAsia="黑体" w:hint="eastAsia"/>
        <w:b/>
        <w:spacing w:val="90"/>
        <w:sz w:val="28"/>
      </w:rPr>
      <w:t>权利要求书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2E7C5E" w14:textId="77777777" w:rsidR="005A2A42" w:rsidRDefault="005A2A42">
    <w:pPr>
      <w:jc w:val="center"/>
      <w:outlineLvl w:val="0"/>
      <w:rPr>
        <w:rFonts w:ascii="黑体" w:eastAsia="黑体"/>
        <w:b/>
        <w:spacing w:val="90"/>
        <w:sz w:val="28"/>
      </w:rPr>
    </w:pPr>
    <w:r>
      <w:rPr>
        <w:rFonts w:eastAsia="黑体"/>
        <w:b/>
        <w:noProof/>
        <w:spacing w:val="90"/>
        <w:sz w:val="28"/>
      </w:rPr>
      <mc:AlternateContent>
        <mc:Choice Requires="wps">
          <w:drawing>
            <wp:anchor distT="4294967295" distB="4294967295" distL="114300" distR="114300" simplePos="0" relativeHeight="251666432" behindDoc="0" locked="0" layoutInCell="0" allowOverlap="1" wp14:anchorId="2EEBED0D" wp14:editId="2BF1E75D">
              <wp:simplePos x="0" y="0"/>
              <wp:positionH relativeFrom="column">
                <wp:posOffset>0</wp:posOffset>
              </wp:positionH>
              <wp:positionV relativeFrom="paragraph">
                <wp:posOffset>360044</wp:posOffset>
              </wp:positionV>
              <wp:extent cx="6120130" cy="0"/>
              <wp:effectExtent l="0" t="0" r="13970" b="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F36DA2" id="Line 16" o:spid="_x0000_s1026" style="position:absolute;left:0;text-align:left;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gg4EgIAACoEAAAOAAAAZHJzL2Uyb0RvYy54bWysU8GO2yAQvVfqPyDuie2sm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" o:allowincell="f" strokeweight="1pt"/>
          </w:pict>
        </mc:Fallback>
      </mc:AlternateContent>
    </w:r>
    <w:r>
      <w:rPr>
        <w:rFonts w:eastAsia="黑体" w:hint="eastAsia"/>
        <w:b/>
        <w:spacing w:val="90"/>
        <w:sz w:val="28"/>
      </w:rPr>
      <w:t>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335940" w14:textId="77777777" w:rsidR="005A2A42" w:rsidRDefault="005A2A42">
    <w:pPr>
      <w:jc w:val="center"/>
      <w:outlineLvl w:val="0"/>
      <w:rPr>
        <w:rFonts w:ascii="黑体" w:eastAsia="黑体"/>
        <w:b/>
        <w:spacing w:val="90"/>
        <w:sz w:val="28"/>
      </w:rPr>
    </w:pPr>
    <w:r>
      <w:rPr>
        <w:rFonts w:eastAsia="黑体"/>
        <w:b/>
        <w:noProof/>
        <w:spacing w:val="90"/>
        <w:sz w:val="28"/>
      </w:rPr>
      <mc:AlternateContent>
        <mc:Choice Requires="wps">
          <w:drawing>
            <wp:anchor distT="4294967295" distB="4294967295" distL="114300" distR="114300" simplePos="0" relativeHeight="251662336" behindDoc="0" locked="0" layoutInCell="0" allowOverlap="1" wp14:anchorId="7216BC5A" wp14:editId="6D44B9FC">
              <wp:simplePos x="0" y="0"/>
              <wp:positionH relativeFrom="column">
                <wp:posOffset>0</wp:posOffset>
              </wp:positionH>
              <wp:positionV relativeFrom="paragraph">
                <wp:posOffset>360044</wp:posOffset>
              </wp:positionV>
              <wp:extent cx="6120130" cy="0"/>
              <wp:effectExtent l="0" t="0" r="13970" b="0"/>
              <wp:wrapNone/>
              <wp:docPr id="2"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60A4A1" id="Line 61"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" o:allowincell="f" strokeweight="1pt"/>
          </w:pict>
        </mc:Fallback>
      </mc:AlternateContent>
    </w:r>
    <w:r>
      <w:rPr>
        <w:rFonts w:eastAsia="黑体" w:hint="eastAsia"/>
        <w:b/>
        <w:spacing w:val="90"/>
        <w:sz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A2359"/>
    <w:multiLevelType w:val="multilevel"/>
    <w:tmpl w:val="AB127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A08E2"/>
    <w:multiLevelType w:val="hybridMultilevel"/>
    <w:tmpl w:val="8F8C9146"/>
    <w:lvl w:ilvl="0" w:tplc="3FBA1BE6">
      <w:start w:val="1"/>
      <w:numFmt w:val="lowerLetter"/>
      <w:lvlText w:val="（%1）"/>
      <w:lvlJc w:val="left"/>
      <w:pPr>
        <w:ind w:left="2415" w:hanging="720"/>
      </w:pPr>
      <w:rPr>
        <w:rFonts w:hint="default"/>
      </w:rPr>
    </w:lvl>
    <w:lvl w:ilvl="1" w:tplc="04090019" w:tentative="1">
      <w:start w:val="1"/>
      <w:numFmt w:val="lowerLetter"/>
      <w:lvlText w:val="%2)"/>
      <w:lvlJc w:val="left"/>
      <w:pPr>
        <w:ind w:left="2535" w:hanging="420"/>
      </w:pPr>
    </w:lvl>
    <w:lvl w:ilvl="2" w:tplc="0409001B" w:tentative="1">
      <w:start w:val="1"/>
      <w:numFmt w:val="lowerRoman"/>
      <w:lvlText w:val="%3."/>
      <w:lvlJc w:val="right"/>
      <w:pPr>
        <w:ind w:left="2955" w:hanging="420"/>
      </w:pPr>
    </w:lvl>
    <w:lvl w:ilvl="3" w:tplc="0409000F" w:tentative="1">
      <w:start w:val="1"/>
      <w:numFmt w:val="decimal"/>
      <w:lvlText w:val="%4."/>
      <w:lvlJc w:val="left"/>
      <w:pPr>
        <w:ind w:left="3375" w:hanging="420"/>
      </w:pPr>
    </w:lvl>
    <w:lvl w:ilvl="4" w:tplc="04090019" w:tentative="1">
      <w:start w:val="1"/>
      <w:numFmt w:val="lowerLetter"/>
      <w:lvlText w:val="%5)"/>
      <w:lvlJc w:val="left"/>
      <w:pPr>
        <w:ind w:left="3795" w:hanging="420"/>
      </w:pPr>
    </w:lvl>
    <w:lvl w:ilvl="5" w:tplc="0409001B" w:tentative="1">
      <w:start w:val="1"/>
      <w:numFmt w:val="lowerRoman"/>
      <w:lvlText w:val="%6."/>
      <w:lvlJc w:val="right"/>
      <w:pPr>
        <w:ind w:left="4215" w:hanging="420"/>
      </w:pPr>
    </w:lvl>
    <w:lvl w:ilvl="6" w:tplc="0409000F" w:tentative="1">
      <w:start w:val="1"/>
      <w:numFmt w:val="decimal"/>
      <w:lvlText w:val="%7."/>
      <w:lvlJc w:val="left"/>
      <w:pPr>
        <w:ind w:left="4635" w:hanging="420"/>
      </w:pPr>
    </w:lvl>
    <w:lvl w:ilvl="7" w:tplc="04090019" w:tentative="1">
      <w:start w:val="1"/>
      <w:numFmt w:val="lowerLetter"/>
      <w:lvlText w:val="%8)"/>
      <w:lvlJc w:val="left"/>
      <w:pPr>
        <w:ind w:left="5055" w:hanging="420"/>
      </w:pPr>
    </w:lvl>
    <w:lvl w:ilvl="8" w:tplc="0409001B" w:tentative="1">
      <w:start w:val="1"/>
      <w:numFmt w:val="lowerRoman"/>
      <w:lvlText w:val="%9."/>
      <w:lvlJc w:val="right"/>
      <w:pPr>
        <w:ind w:left="5475" w:hanging="420"/>
      </w:pPr>
    </w:lvl>
  </w:abstractNum>
  <w:abstractNum w:abstractNumId="2" w15:restartNumberingAfterBreak="0">
    <w:nsid w:val="0DC27A6F"/>
    <w:multiLevelType w:val="hybridMultilevel"/>
    <w:tmpl w:val="93DE1140"/>
    <w:lvl w:ilvl="0" w:tplc="83CCCD9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308B1"/>
    <w:multiLevelType w:val="multilevel"/>
    <w:tmpl w:val="44CE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91946"/>
    <w:multiLevelType w:val="multilevel"/>
    <w:tmpl w:val="1D591946"/>
    <w:lvl w:ilvl="0">
      <w:start w:val="1"/>
      <w:numFmt w:val="lowerLetter"/>
      <w:lvlText w:val="%1."/>
      <w:lvlJc w:val="left"/>
      <w:pPr>
        <w:ind w:left="840" w:hanging="360"/>
      </w:pPr>
      <w:rPr>
        <w:rFonts w:hint="default"/>
      </w:rPr>
    </w:lvl>
    <w:lvl w:ilvl="1">
      <w:start w:val="1"/>
      <w:numFmt w:val="decimal"/>
      <w:lvlText w:val="%2）"/>
      <w:lvlJc w:val="left"/>
      <w:pPr>
        <w:ind w:left="1272" w:hanging="372"/>
      </w:pPr>
      <w:rPr>
        <w:rFonts w:hint="default"/>
        <w:b/>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1DA2083A"/>
    <w:multiLevelType w:val="multilevel"/>
    <w:tmpl w:val="8A240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37ECF"/>
    <w:multiLevelType w:val="multilevel"/>
    <w:tmpl w:val="639A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D355A"/>
    <w:multiLevelType w:val="multilevel"/>
    <w:tmpl w:val="0C1E3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C1E18"/>
    <w:multiLevelType w:val="multilevel"/>
    <w:tmpl w:val="6B24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B0EC3"/>
    <w:multiLevelType w:val="multilevel"/>
    <w:tmpl w:val="EDF68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53CC0"/>
    <w:multiLevelType w:val="multilevel"/>
    <w:tmpl w:val="8A3E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F2FBC"/>
    <w:multiLevelType w:val="multilevel"/>
    <w:tmpl w:val="DC7E4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73139"/>
    <w:multiLevelType w:val="hybridMultilevel"/>
    <w:tmpl w:val="4F54D9D6"/>
    <w:lvl w:ilvl="0" w:tplc="71AC6E8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06577C6"/>
    <w:multiLevelType w:val="multilevel"/>
    <w:tmpl w:val="4D02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05DCC"/>
    <w:multiLevelType w:val="multilevel"/>
    <w:tmpl w:val="3872C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27289"/>
    <w:multiLevelType w:val="multilevel"/>
    <w:tmpl w:val="60147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06018"/>
    <w:multiLevelType w:val="multilevel"/>
    <w:tmpl w:val="9A12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153F2"/>
    <w:multiLevelType w:val="multilevel"/>
    <w:tmpl w:val="5982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44656"/>
    <w:multiLevelType w:val="multilevel"/>
    <w:tmpl w:val="419C8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B2B3D"/>
    <w:multiLevelType w:val="multilevel"/>
    <w:tmpl w:val="062A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A4A37"/>
    <w:multiLevelType w:val="multilevel"/>
    <w:tmpl w:val="EE0C0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95E3D"/>
    <w:multiLevelType w:val="multilevel"/>
    <w:tmpl w:val="36863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E5173"/>
    <w:multiLevelType w:val="multilevel"/>
    <w:tmpl w:val="BB400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76D84"/>
    <w:multiLevelType w:val="multilevel"/>
    <w:tmpl w:val="593CE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724CF"/>
    <w:multiLevelType w:val="multilevel"/>
    <w:tmpl w:val="9F18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24923"/>
    <w:multiLevelType w:val="multilevel"/>
    <w:tmpl w:val="1EC4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12709"/>
    <w:multiLevelType w:val="multilevel"/>
    <w:tmpl w:val="6FC0B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5507D1"/>
    <w:multiLevelType w:val="multilevel"/>
    <w:tmpl w:val="1D06D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9"/>
  </w:num>
  <w:num w:numId="3">
    <w:abstractNumId w:val="26"/>
  </w:num>
  <w:num w:numId="4">
    <w:abstractNumId w:val="12"/>
  </w:num>
  <w:num w:numId="5">
    <w:abstractNumId w:val="22"/>
  </w:num>
  <w:num w:numId="6">
    <w:abstractNumId w:val="2"/>
  </w:num>
  <w:num w:numId="7">
    <w:abstractNumId w:val="5"/>
  </w:num>
  <w:num w:numId="8">
    <w:abstractNumId w:val="10"/>
  </w:num>
  <w:num w:numId="9">
    <w:abstractNumId w:val="14"/>
  </w:num>
  <w:num w:numId="10">
    <w:abstractNumId w:val="8"/>
  </w:num>
  <w:num w:numId="11">
    <w:abstractNumId w:val="11"/>
  </w:num>
  <w:num w:numId="12">
    <w:abstractNumId w:val="21"/>
  </w:num>
  <w:num w:numId="13">
    <w:abstractNumId w:val="6"/>
  </w:num>
  <w:num w:numId="14">
    <w:abstractNumId w:val="3"/>
  </w:num>
  <w:num w:numId="15">
    <w:abstractNumId w:val="25"/>
  </w:num>
  <w:num w:numId="16">
    <w:abstractNumId w:val="7"/>
  </w:num>
  <w:num w:numId="17">
    <w:abstractNumId w:val="18"/>
  </w:num>
  <w:num w:numId="18">
    <w:abstractNumId w:val="24"/>
  </w:num>
  <w:num w:numId="19">
    <w:abstractNumId w:val="23"/>
  </w:num>
  <w:num w:numId="20">
    <w:abstractNumId w:val="17"/>
  </w:num>
  <w:num w:numId="21">
    <w:abstractNumId w:val="27"/>
  </w:num>
  <w:num w:numId="22">
    <w:abstractNumId w:val="16"/>
  </w:num>
  <w:num w:numId="23">
    <w:abstractNumId w:val="15"/>
  </w:num>
  <w:num w:numId="24">
    <w:abstractNumId w:val="0"/>
  </w:num>
  <w:num w:numId="25">
    <w:abstractNumId w:val="1"/>
  </w:num>
  <w:num w:numId="26">
    <w:abstractNumId w:val="13"/>
  </w:num>
  <w:num w:numId="27">
    <w:abstractNumId w:val="20"/>
  </w:num>
  <w:num w:numId="28">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于琪">
    <w15:presenceInfo w15:providerId="None" w15:userId="于琪"/>
  </w15:person>
  <w15:person w15:author="YQ">
    <w15:presenceInfo w15:providerId="None" w15:userId="YQ"/>
  </w15:person>
  <w15:person w15:author="YU, QI (SI EP CEA R&amp;D DD)">
    <w15:presenceInfo w15:providerId="AD" w15:userId="S::qi.yu@siemens.com::111575d9-dfc3-474d-9a41-c3f890ef78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attachedTemplate r:id="rId1"/>
  <w:trackRevisions/>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AwMDUzNbWwMDEwNDFX0lEKTi0uzszPAykwrAUAF9d/SywAAAA="/>
    <w:docVar w:name="commondata" w:val="eyJoZGlkIjoiMTBjNzhlNzdiZTE4OWJiZmViMDA2M2U0MjllNjc3MmMifQ=="/>
  </w:docVars>
  <w:rsids>
    <w:rsidRoot w:val="00F23A74"/>
    <w:rsid w:val="D7D41DDD"/>
    <w:rsid w:val="EC3D52BC"/>
    <w:rsid w:val="00003CA3"/>
    <w:rsid w:val="000062DA"/>
    <w:rsid w:val="000078FA"/>
    <w:rsid w:val="00011F33"/>
    <w:rsid w:val="00012615"/>
    <w:rsid w:val="00021120"/>
    <w:rsid w:val="00021A54"/>
    <w:rsid w:val="000232A0"/>
    <w:rsid w:val="00023464"/>
    <w:rsid w:val="00025DD3"/>
    <w:rsid w:val="0002715C"/>
    <w:rsid w:val="0003022E"/>
    <w:rsid w:val="0003029D"/>
    <w:rsid w:val="0003333B"/>
    <w:rsid w:val="0003683D"/>
    <w:rsid w:val="00036A6A"/>
    <w:rsid w:val="00040D3C"/>
    <w:rsid w:val="000522F8"/>
    <w:rsid w:val="00055BAC"/>
    <w:rsid w:val="00056088"/>
    <w:rsid w:val="0005612B"/>
    <w:rsid w:val="000615BF"/>
    <w:rsid w:val="00065EB3"/>
    <w:rsid w:val="000668E0"/>
    <w:rsid w:val="00073561"/>
    <w:rsid w:val="000738BD"/>
    <w:rsid w:val="000749C7"/>
    <w:rsid w:val="000758CC"/>
    <w:rsid w:val="00076055"/>
    <w:rsid w:val="00076CCA"/>
    <w:rsid w:val="00083F98"/>
    <w:rsid w:val="00087265"/>
    <w:rsid w:val="00087EFD"/>
    <w:rsid w:val="00091029"/>
    <w:rsid w:val="00096C0D"/>
    <w:rsid w:val="000A5886"/>
    <w:rsid w:val="000A6C06"/>
    <w:rsid w:val="000B14FF"/>
    <w:rsid w:val="000B1E2F"/>
    <w:rsid w:val="000B6EB3"/>
    <w:rsid w:val="000C02A2"/>
    <w:rsid w:val="000C041C"/>
    <w:rsid w:val="000C1EC6"/>
    <w:rsid w:val="000C2811"/>
    <w:rsid w:val="000C3377"/>
    <w:rsid w:val="000C3CA3"/>
    <w:rsid w:val="000C61C9"/>
    <w:rsid w:val="000D466B"/>
    <w:rsid w:val="000F1CE2"/>
    <w:rsid w:val="000F2EB3"/>
    <w:rsid w:val="000F3D7F"/>
    <w:rsid w:val="000F6EB1"/>
    <w:rsid w:val="00106D62"/>
    <w:rsid w:val="00107E7E"/>
    <w:rsid w:val="00111115"/>
    <w:rsid w:val="0011179E"/>
    <w:rsid w:val="0011238A"/>
    <w:rsid w:val="001123AE"/>
    <w:rsid w:val="00112816"/>
    <w:rsid w:val="00115536"/>
    <w:rsid w:val="00124341"/>
    <w:rsid w:val="00125E2B"/>
    <w:rsid w:val="001361C2"/>
    <w:rsid w:val="00142517"/>
    <w:rsid w:val="00142FCF"/>
    <w:rsid w:val="001501E5"/>
    <w:rsid w:val="00156016"/>
    <w:rsid w:val="00156E78"/>
    <w:rsid w:val="0016343E"/>
    <w:rsid w:val="00165B1B"/>
    <w:rsid w:val="001741A7"/>
    <w:rsid w:val="001759C7"/>
    <w:rsid w:val="00180100"/>
    <w:rsid w:val="0018017B"/>
    <w:rsid w:val="00180639"/>
    <w:rsid w:val="0018334D"/>
    <w:rsid w:val="0018479B"/>
    <w:rsid w:val="0018499C"/>
    <w:rsid w:val="00184DB0"/>
    <w:rsid w:val="00185D77"/>
    <w:rsid w:val="00190D33"/>
    <w:rsid w:val="001911B4"/>
    <w:rsid w:val="00192056"/>
    <w:rsid w:val="00193521"/>
    <w:rsid w:val="00193AD5"/>
    <w:rsid w:val="0019549E"/>
    <w:rsid w:val="0019615F"/>
    <w:rsid w:val="001B7CCC"/>
    <w:rsid w:val="001C1BA2"/>
    <w:rsid w:val="001C3E03"/>
    <w:rsid w:val="001C6777"/>
    <w:rsid w:val="001C704A"/>
    <w:rsid w:val="001D0D7D"/>
    <w:rsid w:val="001D4805"/>
    <w:rsid w:val="001D75BE"/>
    <w:rsid w:val="001E1020"/>
    <w:rsid w:val="001E2E2B"/>
    <w:rsid w:val="001E2F89"/>
    <w:rsid w:val="001E7BD1"/>
    <w:rsid w:val="001F1F7C"/>
    <w:rsid w:val="001F26AB"/>
    <w:rsid w:val="001F35C8"/>
    <w:rsid w:val="00201890"/>
    <w:rsid w:val="00201D9E"/>
    <w:rsid w:val="00207582"/>
    <w:rsid w:val="00207C04"/>
    <w:rsid w:val="00210FD1"/>
    <w:rsid w:val="0021172F"/>
    <w:rsid w:val="002132D7"/>
    <w:rsid w:val="0021412B"/>
    <w:rsid w:val="00217286"/>
    <w:rsid w:val="002201FB"/>
    <w:rsid w:val="00220DCC"/>
    <w:rsid w:val="00222715"/>
    <w:rsid w:val="00223535"/>
    <w:rsid w:val="002237A3"/>
    <w:rsid w:val="00223F5C"/>
    <w:rsid w:val="00234A04"/>
    <w:rsid w:val="00235585"/>
    <w:rsid w:val="00240FFC"/>
    <w:rsid w:val="00243BCB"/>
    <w:rsid w:val="00250006"/>
    <w:rsid w:val="002510C6"/>
    <w:rsid w:val="00251D89"/>
    <w:rsid w:val="002559E5"/>
    <w:rsid w:val="00255B0E"/>
    <w:rsid w:val="002572B6"/>
    <w:rsid w:val="002574AA"/>
    <w:rsid w:val="00260A71"/>
    <w:rsid w:val="00260F20"/>
    <w:rsid w:val="00261597"/>
    <w:rsid w:val="002663E5"/>
    <w:rsid w:val="00275CD2"/>
    <w:rsid w:val="00276DA9"/>
    <w:rsid w:val="002845ED"/>
    <w:rsid w:val="0029022D"/>
    <w:rsid w:val="00290A29"/>
    <w:rsid w:val="00291C9D"/>
    <w:rsid w:val="0029454E"/>
    <w:rsid w:val="002956E3"/>
    <w:rsid w:val="002A05C2"/>
    <w:rsid w:val="002A1F4F"/>
    <w:rsid w:val="002A73CF"/>
    <w:rsid w:val="002A7F03"/>
    <w:rsid w:val="002B0DC5"/>
    <w:rsid w:val="002B1E42"/>
    <w:rsid w:val="002B5E87"/>
    <w:rsid w:val="002B655C"/>
    <w:rsid w:val="002B6D7B"/>
    <w:rsid w:val="002C18F1"/>
    <w:rsid w:val="002C1FB4"/>
    <w:rsid w:val="002C4277"/>
    <w:rsid w:val="002D1415"/>
    <w:rsid w:val="002D3246"/>
    <w:rsid w:val="002D3A7E"/>
    <w:rsid w:val="002D49A7"/>
    <w:rsid w:val="002D4CEF"/>
    <w:rsid w:val="002D5E70"/>
    <w:rsid w:val="002D6778"/>
    <w:rsid w:val="002D686E"/>
    <w:rsid w:val="002D7488"/>
    <w:rsid w:val="002E1922"/>
    <w:rsid w:val="002E43F6"/>
    <w:rsid w:val="002F085F"/>
    <w:rsid w:val="002F121C"/>
    <w:rsid w:val="002F1EC0"/>
    <w:rsid w:val="002F2C3E"/>
    <w:rsid w:val="002F3114"/>
    <w:rsid w:val="002F38A8"/>
    <w:rsid w:val="002F5A78"/>
    <w:rsid w:val="002F7CC0"/>
    <w:rsid w:val="00303675"/>
    <w:rsid w:val="00305C83"/>
    <w:rsid w:val="0030779A"/>
    <w:rsid w:val="00312911"/>
    <w:rsid w:val="003173D6"/>
    <w:rsid w:val="0032575B"/>
    <w:rsid w:val="00330284"/>
    <w:rsid w:val="003331E3"/>
    <w:rsid w:val="003338AB"/>
    <w:rsid w:val="00337047"/>
    <w:rsid w:val="00337BB9"/>
    <w:rsid w:val="00341701"/>
    <w:rsid w:val="003443E8"/>
    <w:rsid w:val="0034453E"/>
    <w:rsid w:val="00344D3C"/>
    <w:rsid w:val="00346109"/>
    <w:rsid w:val="00351408"/>
    <w:rsid w:val="003515D7"/>
    <w:rsid w:val="0035233F"/>
    <w:rsid w:val="00352ADE"/>
    <w:rsid w:val="00361386"/>
    <w:rsid w:val="00366A1F"/>
    <w:rsid w:val="00366C8F"/>
    <w:rsid w:val="00367AF7"/>
    <w:rsid w:val="00367CE7"/>
    <w:rsid w:val="00374DBB"/>
    <w:rsid w:val="00386A6D"/>
    <w:rsid w:val="00387E17"/>
    <w:rsid w:val="00392A1B"/>
    <w:rsid w:val="00393C08"/>
    <w:rsid w:val="00394DCC"/>
    <w:rsid w:val="003953E2"/>
    <w:rsid w:val="00395938"/>
    <w:rsid w:val="003A1FC5"/>
    <w:rsid w:val="003A5E47"/>
    <w:rsid w:val="003A6BDD"/>
    <w:rsid w:val="003B2983"/>
    <w:rsid w:val="003B2C6B"/>
    <w:rsid w:val="003C0776"/>
    <w:rsid w:val="003C0AE8"/>
    <w:rsid w:val="003C54BD"/>
    <w:rsid w:val="003C5C45"/>
    <w:rsid w:val="003C6849"/>
    <w:rsid w:val="003D5B81"/>
    <w:rsid w:val="003D691F"/>
    <w:rsid w:val="003E0F58"/>
    <w:rsid w:val="003E1717"/>
    <w:rsid w:val="003E7753"/>
    <w:rsid w:val="003F2C5A"/>
    <w:rsid w:val="003F3D3C"/>
    <w:rsid w:val="003F418F"/>
    <w:rsid w:val="003F60CA"/>
    <w:rsid w:val="003F72F1"/>
    <w:rsid w:val="00400B31"/>
    <w:rsid w:val="00400E52"/>
    <w:rsid w:val="004015E0"/>
    <w:rsid w:val="00401FFA"/>
    <w:rsid w:val="0040429A"/>
    <w:rsid w:val="00407435"/>
    <w:rsid w:val="00407667"/>
    <w:rsid w:val="00407866"/>
    <w:rsid w:val="00407B74"/>
    <w:rsid w:val="00410EF8"/>
    <w:rsid w:val="00413791"/>
    <w:rsid w:val="00414EF1"/>
    <w:rsid w:val="00420289"/>
    <w:rsid w:val="00420739"/>
    <w:rsid w:val="00426833"/>
    <w:rsid w:val="00426865"/>
    <w:rsid w:val="00431984"/>
    <w:rsid w:val="00431D1C"/>
    <w:rsid w:val="004322F9"/>
    <w:rsid w:val="004329D7"/>
    <w:rsid w:val="00434EC6"/>
    <w:rsid w:val="004368D8"/>
    <w:rsid w:val="004370C9"/>
    <w:rsid w:val="00437BA3"/>
    <w:rsid w:val="00437E44"/>
    <w:rsid w:val="00437F6D"/>
    <w:rsid w:val="004414C9"/>
    <w:rsid w:val="004425F4"/>
    <w:rsid w:val="00447FD2"/>
    <w:rsid w:val="00450CF4"/>
    <w:rsid w:val="004558F3"/>
    <w:rsid w:val="00455CDB"/>
    <w:rsid w:val="0045692B"/>
    <w:rsid w:val="00456D57"/>
    <w:rsid w:val="00463A86"/>
    <w:rsid w:val="00464D07"/>
    <w:rsid w:val="00465177"/>
    <w:rsid w:val="004766F2"/>
    <w:rsid w:val="00477DDF"/>
    <w:rsid w:val="00477E25"/>
    <w:rsid w:val="004806F8"/>
    <w:rsid w:val="00494A7F"/>
    <w:rsid w:val="00494D41"/>
    <w:rsid w:val="00497406"/>
    <w:rsid w:val="004A03E6"/>
    <w:rsid w:val="004A5FB9"/>
    <w:rsid w:val="004B091B"/>
    <w:rsid w:val="004C6671"/>
    <w:rsid w:val="004C6FEF"/>
    <w:rsid w:val="004D0DE3"/>
    <w:rsid w:val="004D0EA9"/>
    <w:rsid w:val="004D1958"/>
    <w:rsid w:val="004D4605"/>
    <w:rsid w:val="004D4EA0"/>
    <w:rsid w:val="004E5972"/>
    <w:rsid w:val="004F2C6F"/>
    <w:rsid w:val="004F7A1D"/>
    <w:rsid w:val="00503B9E"/>
    <w:rsid w:val="005055F7"/>
    <w:rsid w:val="005064EE"/>
    <w:rsid w:val="005074CA"/>
    <w:rsid w:val="005103C8"/>
    <w:rsid w:val="0051457E"/>
    <w:rsid w:val="005223A2"/>
    <w:rsid w:val="00525C45"/>
    <w:rsid w:val="005328DB"/>
    <w:rsid w:val="00533ECE"/>
    <w:rsid w:val="00534B4B"/>
    <w:rsid w:val="005360F7"/>
    <w:rsid w:val="00536485"/>
    <w:rsid w:val="00537EA9"/>
    <w:rsid w:val="0054354F"/>
    <w:rsid w:val="00543E47"/>
    <w:rsid w:val="0055287B"/>
    <w:rsid w:val="00557E73"/>
    <w:rsid w:val="005609FF"/>
    <w:rsid w:val="00561EF5"/>
    <w:rsid w:val="00562B92"/>
    <w:rsid w:val="00564A67"/>
    <w:rsid w:val="005656B5"/>
    <w:rsid w:val="005701D9"/>
    <w:rsid w:val="005702AB"/>
    <w:rsid w:val="005722F5"/>
    <w:rsid w:val="005723CC"/>
    <w:rsid w:val="00581B1F"/>
    <w:rsid w:val="005825FD"/>
    <w:rsid w:val="0058278B"/>
    <w:rsid w:val="00584237"/>
    <w:rsid w:val="00584AA6"/>
    <w:rsid w:val="00586BBE"/>
    <w:rsid w:val="00587204"/>
    <w:rsid w:val="005878CE"/>
    <w:rsid w:val="00587BAD"/>
    <w:rsid w:val="00595B62"/>
    <w:rsid w:val="005A2A42"/>
    <w:rsid w:val="005A2A6D"/>
    <w:rsid w:val="005A2DA3"/>
    <w:rsid w:val="005A35B6"/>
    <w:rsid w:val="005A50DD"/>
    <w:rsid w:val="005A5196"/>
    <w:rsid w:val="005A5CA1"/>
    <w:rsid w:val="005A7995"/>
    <w:rsid w:val="005B0264"/>
    <w:rsid w:val="005B18D9"/>
    <w:rsid w:val="005B1F64"/>
    <w:rsid w:val="005B3DBE"/>
    <w:rsid w:val="005B5E78"/>
    <w:rsid w:val="005B6EBB"/>
    <w:rsid w:val="005C1687"/>
    <w:rsid w:val="005C261A"/>
    <w:rsid w:val="005C32B9"/>
    <w:rsid w:val="005C693D"/>
    <w:rsid w:val="005C757F"/>
    <w:rsid w:val="005D2CA5"/>
    <w:rsid w:val="005D4301"/>
    <w:rsid w:val="005D503A"/>
    <w:rsid w:val="005D6101"/>
    <w:rsid w:val="005D75B1"/>
    <w:rsid w:val="005E2A25"/>
    <w:rsid w:val="005E47D7"/>
    <w:rsid w:val="005E4EE4"/>
    <w:rsid w:val="005F25DB"/>
    <w:rsid w:val="005F2F9C"/>
    <w:rsid w:val="005F323C"/>
    <w:rsid w:val="005F44F4"/>
    <w:rsid w:val="005F72EB"/>
    <w:rsid w:val="00605391"/>
    <w:rsid w:val="00605E40"/>
    <w:rsid w:val="00617991"/>
    <w:rsid w:val="0062138F"/>
    <w:rsid w:val="006245C9"/>
    <w:rsid w:val="00624F4A"/>
    <w:rsid w:val="00626FB1"/>
    <w:rsid w:val="00627F76"/>
    <w:rsid w:val="00633458"/>
    <w:rsid w:val="00633E55"/>
    <w:rsid w:val="00635A0F"/>
    <w:rsid w:val="006440F5"/>
    <w:rsid w:val="006441A9"/>
    <w:rsid w:val="006447BB"/>
    <w:rsid w:val="00644930"/>
    <w:rsid w:val="00646B0A"/>
    <w:rsid w:val="00647284"/>
    <w:rsid w:val="00647B26"/>
    <w:rsid w:val="00651945"/>
    <w:rsid w:val="00657E2B"/>
    <w:rsid w:val="00661531"/>
    <w:rsid w:val="00661C37"/>
    <w:rsid w:val="00663B1B"/>
    <w:rsid w:val="006647EF"/>
    <w:rsid w:val="00670523"/>
    <w:rsid w:val="00671954"/>
    <w:rsid w:val="0067409A"/>
    <w:rsid w:val="0068044B"/>
    <w:rsid w:val="00682CED"/>
    <w:rsid w:val="00683DBD"/>
    <w:rsid w:val="00683FEC"/>
    <w:rsid w:val="00684854"/>
    <w:rsid w:val="00686A87"/>
    <w:rsid w:val="00686BDF"/>
    <w:rsid w:val="0069272E"/>
    <w:rsid w:val="00695441"/>
    <w:rsid w:val="00696B53"/>
    <w:rsid w:val="006A1DE1"/>
    <w:rsid w:val="006A2BCD"/>
    <w:rsid w:val="006B0CED"/>
    <w:rsid w:val="006B3B9F"/>
    <w:rsid w:val="006B731D"/>
    <w:rsid w:val="006C565D"/>
    <w:rsid w:val="006D27F9"/>
    <w:rsid w:val="006D38DA"/>
    <w:rsid w:val="006D611A"/>
    <w:rsid w:val="006D6B1C"/>
    <w:rsid w:val="006E44BB"/>
    <w:rsid w:val="006E601C"/>
    <w:rsid w:val="006F3815"/>
    <w:rsid w:val="006F40D0"/>
    <w:rsid w:val="006F52D8"/>
    <w:rsid w:val="006F5B65"/>
    <w:rsid w:val="00700193"/>
    <w:rsid w:val="0070062D"/>
    <w:rsid w:val="00703ED4"/>
    <w:rsid w:val="007046C3"/>
    <w:rsid w:val="0070579F"/>
    <w:rsid w:val="0070636C"/>
    <w:rsid w:val="00706F2B"/>
    <w:rsid w:val="00707824"/>
    <w:rsid w:val="00710013"/>
    <w:rsid w:val="00712D5A"/>
    <w:rsid w:val="0071466E"/>
    <w:rsid w:val="007213FC"/>
    <w:rsid w:val="00722A7D"/>
    <w:rsid w:val="007241D5"/>
    <w:rsid w:val="00725944"/>
    <w:rsid w:val="00725BF2"/>
    <w:rsid w:val="00731774"/>
    <w:rsid w:val="00735EFB"/>
    <w:rsid w:val="00742638"/>
    <w:rsid w:val="007429B8"/>
    <w:rsid w:val="00743A20"/>
    <w:rsid w:val="007453D7"/>
    <w:rsid w:val="007466D2"/>
    <w:rsid w:val="00750CA0"/>
    <w:rsid w:val="00750EE0"/>
    <w:rsid w:val="007547E8"/>
    <w:rsid w:val="00754ACB"/>
    <w:rsid w:val="0075765A"/>
    <w:rsid w:val="0076095D"/>
    <w:rsid w:val="00761425"/>
    <w:rsid w:val="00763D40"/>
    <w:rsid w:val="007645A4"/>
    <w:rsid w:val="007668C0"/>
    <w:rsid w:val="00766FFE"/>
    <w:rsid w:val="00771E8C"/>
    <w:rsid w:val="007730FA"/>
    <w:rsid w:val="0077689D"/>
    <w:rsid w:val="00777506"/>
    <w:rsid w:val="00783DDF"/>
    <w:rsid w:val="00786501"/>
    <w:rsid w:val="00787075"/>
    <w:rsid w:val="00792445"/>
    <w:rsid w:val="0079293E"/>
    <w:rsid w:val="007937EA"/>
    <w:rsid w:val="00794B98"/>
    <w:rsid w:val="007964F3"/>
    <w:rsid w:val="00796B87"/>
    <w:rsid w:val="00796E6E"/>
    <w:rsid w:val="00797CCB"/>
    <w:rsid w:val="00797E97"/>
    <w:rsid w:val="007A1480"/>
    <w:rsid w:val="007A1C05"/>
    <w:rsid w:val="007A2BE1"/>
    <w:rsid w:val="007A2C0C"/>
    <w:rsid w:val="007A32CF"/>
    <w:rsid w:val="007A3899"/>
    <w:rsid w:val="007A4287"/>
    <w:rsid w:val="007A6E7C"/>
    <w:rsid w:val="007A7DAA"/>
    <w:rsid w:val="007A7E7B"/>
    <w:rsid w:val="007B06A8"/>
    <w:rsid w:val="007B0DFF"/>
    <w:rsid w:val="007B1530"/>
    <w:rsid w:val="007B3E7E"/>
    <w:rsid w:val="007B58FD"/>
    <w:rsid w:val="007B66B3"/>
    <w:rsid w:val="007B6D18"/>
    <w:rsid w:val="007C18A1"/>
    <w:rsid w:val="007C7C9D"/>
    <w:rsid w:val="007D059D"/>
    <w:rsid w:val="007D10F0"/>
    <w:rsid w:val="007D255E"/>
    <w:rsid w:val="007D32D8"/>
    <w:rsid w:val="007E1126"/>
    <w:rsid w:val="007E2DE5"/>
    <w:rsid w:val="007E6B6D"/>
    <w:rsid w:val="007F44A8"/>
    <w:rsid w:val="007F4D95"/>
    <w:rsid w:val="00801954"/>
    <w:rsid w:val="00802853"/>
    <w:rsid w:val="00804B55"/>
    <w:rsid w:val="00804E13"/>
    <w:rsid w:val="00822914"/>
    <w:rsid w:val="00824E0F"/>
    <w:rsid w:val="0082528B"/>
    <w:rsid w:val="00826278"/>
    <w:rsid w:val="008267EA"/>
    <w:rsid w:val="00826B7D"/>
    <w:rsid w:val="00831845"/>
    <w:rsid w:val="00831CC9"/>
    <w:rsid w:val="00832169"/>
    <w:rsid w:val="00837B0E"/>
    <w:rsid w:val="0084101C"/>
    <w:rsid w:val="008413A3"/>
    <w:rsid w:val="00841E2C"/>
    <w:rsid w:val="0084750C"/>
    <w:rsid w:val="008510B6"/>
    <w:rsid w:val="008542EB"/>
    <w:rsid w:val="00855683"/>
    <w:rsid w:val="008570D7"/>
    <w:rsid w:val="0085755C"/>
    <w:rsid w:val="00861A0E"/>
    <w:rsid w:val="008623AF"/>
    <w:rsid w:val="0086476F"/>
    <w:rsid w:val="0086490D"/>
    <w:rsid w:val="00864BE4"/>
    <w:rsid w:val="00865EE2"/>
    <w:rsid w:val="00867B60"/>
    <w:rsid w:val="00870376"/>
    <w:rsid w:val="00870B62"/>
    <w:rsid w:val="00875CBD"/>
    <w:rsid w:val="00883B0D"/>
    <w:rsid w:val="008866C1"/>
    <w:rsid w:val="008905FA"/>
    <w:rsid w:val="008912D6"/>
    <w:rsid w:val="0089160C"/>
    <w:rsid w:val="00893706"/>
    <w:rsid w:val="00897F3A"/>
    <w:rsid w:val="008A0ECA"/>
    <w:rsid w:val="008A1D95"/>
    <w:rsid w:val="008A2F69"/>
    <w:rsid w:val="008A66F9"/>
    <w:rsid w:val="008A7AFE"/>
    <w:rsid w:val="008B0901"/>
    <w:rsid w:val="008B431C"/>
    <w:rsid w:val="008C4D5E"/>
    <w:rsid w:val="008C6EF4"/>
    <w:rsid w:val="008D21B0"/>
    <w:rsid w:val="008D4524"/>
    <w:rsid w:val="008D5730"/>
    <w:rsid w:val="008E0C56"/>
    <w:rsid w:val="008E0C70"/>
    <w:rsid w:val="008E0E07"/>
    <w:rsid w:val="008E5536"/>
    <w:rsid w:val="008E56B5"/>
    <w:rsid w:val="008E6AC6"/>
    <w:rsid w:val="008F0146"/>
    <w:rsid w:val="008F1762"/>
    <w:rsid w:val="008F447F"/>
    <w:rsid w:val="008F65AE"/>
    <w:rsid w:val="008F7C00"/>
    <w:rsid w:val="009007FA"/>
    <w:rsid w:val="0090296B"/>
    <w:rsid w:val="00902E9A"/>
    <w:rsid w:val="00904548"/>
    <w:rsid w:val="00904CDC"/>
    <w:rsid w:val="00913CD1"/>
    <w:rsid w:val="009146F6"/>
    <w:rsid w:val="009149A4"/>
    <w:rsid w:val="00914F30"/>
    <w:rsid w:val="00915599"/>
    <w:rsid w:val="00915CCE"/>
    <w:rsid w:val="00925591"/>
    <w:rsid w:val="00932A71"/>
    <w:rsid w:val="00934267"/>
    <w:rsid w:val="00937701"/>
    <w:rsid w:val="00943A9D"/>
    <w:rsid w:val="00944F53"/>
    <w:rsid w:val="00946ADC"/>
    <w:rsid w:val="009513B6"/>
    <w:rsid w:val="0095185F"/>
    <w:rsid w:val="00953B90"/>
    <w:rsid w:val="0095504D"/>
    <w:rsid w:val="009552E1"/>
    <w:rsid w:val="0095595A"/>
    <w:rsid w:val="00961063"/>
    <w:rsid w:val="00964BB4"/>
    <w:rsid w:val="009652A3"/>
    <w:rsid w:val="00965846"/>
    <w:rsid w:val="00965968"/>
    <w:rsid w:val="00970F8B"/>
    <w:rsid w:val="00973127"/>
    <w:rsid w:val="009753DC"/>
    <w:rsid w:val="00976955"/>
    <w:rsid w:val="0098027D"/>
    <w:rsid w:val="009873CB"/>
    <w:rsid w:val="009928ED"/>
    <w:rsid w:val="009A0CC0"/>
    <w:rsid w:val="009A452D"/>
    <w:rsid w:val="009A7060"/>
    <w:rsid w:val="009A798F"/>
    <w:rsid w:val="009A79E8"/>
    <w:rsid w:val="009B0A94"/>
    <w:rsid w:val="009B7E8A"/>
    <w:rsid w:val="009C15D1"/>
    <w:rsid w:val="009C1BF9"/>
    <w:rsid w:val="009C2009"/>
    <w:rsid w:val="009C4484"/>
    <w:rsid w:val="009C5D9C"/>
    <w:rsid w:val="009C7E43"/>
    <w:rsid w:val="009D25CD"/>
    <w:rsid w:val="009D41E0"/>
    <w:rsid w:val="009D4710"/>
    <w:rsid w:val="009D49F8"/>
    <w:rsid w:val="009D4EEE"/>
    <w:rsid w:val="009D5316"/>
    <w:rsid w:val="009D706F"/>
    <w:rsid w:val="009E1BB0"/>
    <w:rsid w:val="009E37F6"/>
    <w:rsid w:val="009E591A"/>
    <w:rsid w:val="009E5B90"/>
    <w:rsid w:val="009F2F40"/>
    <w:rsid w:val="009F4D33"/>
    <w:rsid w:val="00A00667"/>
    <w:rsid w:val="00A00708"/>
    <w:rsid w:val="00A00FA1"/>
    <w:rsid w:val="00A065D1"/>
    <w:rsid w:val="00A11249"/>
    <w:rsid w:val="00A16C37"/>
    <w:rsid w:val="00A16FD2"/>
    <w:rsid w:val="00A228A2"/>
    <w:rsid w:val="00A25274"/>
    <w:rsid w:val="00A25AA8"/>
    <w:rsid w:val="00A25EB7"/>
    <w:rsid w:val="00A34EFA"/>
    <w:rsid w:val="00A34F1C"/>
    <w:rsid w:val="00A36A8B"/>
    <w:rsid w:val="00A37747"/>
    <w:rsid w:val="00A378E5"/>
    <w:rsid w:val="00A40988"/>
    <w:rsid w:val="00A414D8"/>
    <w:rsid w:val="00A45A5F"/>
    <w:rsid w:val="00A46BBA"/>
    <w:rsid w:val="00A46D79"/>
    <w:rsid w:val="00A51A8B"/>
    <w:rsid w:val="00A520F8"/>
    <w:rsid w:val="00A52807"/>
    <w:rsid w:val="00A538CF"/>
    <w:rsid w:val="00A57DC0"/>
    <w:rsid w:val="00A600B0"/>
    <w:rsid w:val="00A60F47"/>
    <w:rsid w:val="00A63364"/>
    <w:rsid w:val="00A665E2"/>
    <w:rsid w:val="00A77401"/>
    <w:rsid w:val="00A80F3D"/>
    <w:rsid w:val="00A81960"/>
    <w:rsid w:val="00A82277"/>
    <w:rsid w:val="00A833A5"/>
    <w:rsid w:val="00A85C77"/>
    <w:rsid w:val="00A9465D"/>
    <w:rsid w:val="00A96B43"/>
    <w:rsid w:val="00A975B8"/>
    <w:rsid w:val="00AA08FE"/>
    <w:rsid w:val="00AA1002"/>
    <w:rsid w:val="00AA273D"/>
    <w:rsid w:val="00AA4BAB"/>
    <w:rsid w:val="00AA65E9"/>
    <w:rsid w:val="00AA7AD6"/>
    <w:rsid w:val="00AC0241"/>
    <w:rsid w:val="00AC0505"/>
    <w:rsid w:val="00AC10E4"/>
    <w:rsid w:val="00AC1176"/>
    <w:rsid w:val="00AC1B1C"/>
    <w:rsid w:val="00AC446D"/>
    <w:rsid w:val="00AC565B"/>
    <w:rsid w:val="00AC61CB"/>
    <w:rsid w:val="00AD37D4"/>
    <w:rsid w:val="00AD3F6B"/>
    <w:rsid w:val="00AE4C78"/>
    <w:rsid w:val="00AE5123"/>
    <w:rsid w:val="00AF0143"/>
    <w:rsid w:val="00AF2C3F"/>
    <w:rsid w:val="00B0075A"/>
    <w:rsid w:val="00B01A69"/>
    <w:rsid w:val="00B12C02"/>
    <w:rsid w:val="00B16916"/>
    <w:rsid w:val="00B20736"/>
    <w:rsid w:val="00B22350"/>
    <w:rsid w:val="00B311BD"/>
    <w:rsid w:val="00B34366"/>
    <w:rsid w:val="00B3518F"/>
    <w:rsid w:val="00B3568E"/>
    <w:rsid w:val="00B35A80"/>
    <w:rsid w:val="00B364DD"/>
    <w:rsid w:val="00B36742"/>
    <w:rsid w:val="00B37D5E"/>
    <w:rsid w:val="00B44FE1"/>
    <w:rsid w:val="00B50A3E"/>
    <w:rsid w:val="00B50B83"/>
    <w:rsid w:val="00B51B8E"/>
    <w:rsid w:val="00B55F29"/>
    <w:rsid w:val="00B56096"/>
    <w:rsid w:val="00B57769"/>
    <w:rsid w:val="00B60BF2"/>
    <w:rsid w:val="00B627E1"/>
    <w:rsid w:val="00B711AE"/>
    <w:rsid w:val="00B7365D"/>
    <w:rsid w:val="00B73FCF"/>
    <w:rsid w:val="00B7520E"/>
    <w:rsid w:val="00B76EF5"/>
    <w:rsid w:val="00B779C4"/>
    <w:rsid w:val="00B809A9"/>
    <w:rsid w:val="00B811DA"/>
    <w:rsid w:val="00B83DA2"/>
    <w:rsid w:val="00B868A3"/>
    <w:rsid w:val="00B93EA4"/>
    <w:rsid w:val="00B94B95"/>
    <w:rsid w:val="00B95D1E"/>
    <w:rsid w:val="00B967DC"/>
    <w:rsid w:val="00B96BF2"/>
    <w:rsid w:val="00B97883"/>
    <w:rsid w:val="00BA51AD"/>
    <w:rsid w:val="00BB27A9"/>
    <w:rsid w:val="00BB4FC6"/>
    <w:rsid w:val="00BB51F5"/>
    <w:rsid w:val="00BB52AF"/>
    <w:rsid w:val="00BC0D0D"/>
    <w:rsid w:val="00BC18CD"/>
    <w:rsid w:val="00BC78F1"/>
    <w:rsid w:val="00BD0187"/>
    <w:rsid w:val="00BD0763"/>
    <w:rsid w:val="00BD0939"/>
    <w:rsid w:val="00BD2665"/>
    <w:rsid w:val="00BD671B"/>
    <w:rsid w:val="00BD71E5"/>
    <w:rsid w:val="00BD78EF"/>
    <w:rsid w:val="00BD7BE6"/>
    <w:rsid w:val="00BE6D87"/>
    <w:rsid w:val="00BF0FCD"/>
    <w:rsid w:val="00BF3053"/>
    <w:rsid w:val="00BF31C8"/>
    <w:rsid w:val="00BF34CC"/>
    <w:rsid w:val="00BF4658"/>
    <w:rsid w:val="00BF5FCC"/>
    <w:rsid w:val="00BF7CD9"/>
    <w:rsid w:val="00BF7DF0"/>
    <w:rsid w:val="00C006E4"/>
    <w:rsid w:val="00C00817"/>
    <w:rsid w:val="00C02B1E"/>
    <w:rsid w:val="00C03B86"/>
    <w:rsid w:val="00C04DB4"/>
    <w:rsid w:val="00C05790"/>
    <w:rsid w:val="00C12452"/>
    <w:rsid w:val="00C213A4"/>
    <w:rsid w:val="00C21C7C"/>
    <w:rsid w:val="00C223DD"/>
    <w:rsid w:val="00C24D4B"/>
    <w:rsid w:val="00C25D93"/>
    <w:rsid w:val="00C2743E"/>
    <w:rsid w:val="00C30D18"/>
    <w:rsid w:val="00C31CCD"/>
    <w:rsid w:val="00C32318"/>
    <w:rsid w:val="00C356FD"/>
    <w:rsid w:val="00C3606F"/>
    <w:rsid w:val="00C36230"/>
    <w:rsid w:val="00C44370"/>
    <w:rsid w:val="00C456B0"/>
    <w:rsid w:val="00C45D2A"/>
    <w:rsid w:val="00C46064"/>
    <w:rsid w:val="00C50F91"/>
    <w:rsid w:val="00C51654"/>
    <w:rsid w:val="00C52417"/>
    <w:rsid w:val="00C52B3E"/>
    <w:rsid w:val="00C53262"/>
    <w:rsid w:val="00C5346C"/>
    <w:rsid w:val="00C53E32"/>
    <w:rsid w:val="00C57377"/>
    <w:rsid w:val="00C6062B"/>
    <w:rsid w:val="00C6180F"/>
    <w:rsid w:val="00C65026"/>
    <w:rsid w:val="00C7198B"/>
    <w:rsid w:val="00C759DE"/>
    <w:rsid w:val="00C75A3A"/>
    <w:rsid w:val="00C75CB3"/>
    <w:rsid w:val="00C7769C"/>
    <w:rsid w:val="00C874CF"/>
    <w:rsid w:val="00C93A14"/>
    <w:rsid w:val="00C93DF4"/>
    <w:rsid w:val="00C964B0"/>
    <w:rsid w:val="00C96E18"/>
    <w:rsid w:val="00CA4AD2"/>
    <w:rsid w:val="00CB0594"/>
    <w:rsid w:val="00CB1176"/>
    <w:rsid w:val="00CB376D"/>
    <w:rsid w:val="00CB674E"/>
    <w:rsid w:val="00CB776C"/>
    <w:rsid w:val="00CC4AC2"/>
    <w:rsid w:val="00CC4E8B"/>
    <w:rsid w:val="00CC52A6"/>
    <w:rsid w:val="00CC6516"/>
    <w:rsid w:val="00CC7072"/>
    <w:rsid w:val="00CD0A84"/>
    <w:rsid w:val="00CD6458"/>
    <w:rsid w:val="00CD66CC"/>
    <w:rsid w:val="00CD6FB8"/>
    <w:rsid w:val="00CE1721"/>
    <w:rsid w:val="00CE303F"/>
    <w:rsid w:val="00CF1761"/>
    <w:rsid w:val="00CF19C3"/>
    <w:rsid w:val="00CF2901"/>
    <w:rsid w:val="00CF5C0D"/>
    <w:rsid w:val="00CF5D86"/>
    <w:rsid w:val="00D005D4"/>
    <w:rsid w:val="00D01D12"/>
    <w:rsid w:val="00D053C5"/>
    <w:rsid w:val="00D07D4F"/>
    <w:rsid w:val="00D1138F"/>
    <w:rsid w:val="00D17CAD"/>
    <w:rsid w:val="00D200A0"/>
    <w:rsid w:val="00D20114"/>
    <w:rsid w:val="00D23CA5"/>
    <w:rsid w:val="00D250C7"/>
    <w:rsid w:val="00D25224"/>
    <w:rsid w:val="00D25A4F"/>
    <w:rsid w:val="00D273A2"/>
    <w:rsid w:val="00D2768E"/>
    <w:rsid w:val="00D32044"/>
    <w:rsid w:val="00D35106"/>
    <w:rsid w:val="00D37320"/>
    <w:rsid w:val="00D420BF"/>
    <w:rsid w:val="00D45324"/>
    <w:rsid w:val="00D51EE0"/>
    <w:rsid w:val="00D5219B"/>
    <w:rsid w:val="00D52B27"/>
    <w:rsid w:val="00D53D05"/>
    <w:rsid w:val="00D6346D"/>
    <w:rsid w:val="00D63BB4"/>
    <w:rsid w:val="00D67CFB"/>
    <w:rsid w:val="00D70103"/>
    <w:rsid w:val="00D73D52"/>
    <w:rsid w:val="00D75EC3"/>
    <w:rsid w:val="00D852DA"/>
    <w:rsid w:val="00D86F12"/>
    <w:rsid w:val="00D86FDF"/>
    <w:rsid w:val="00D962F3"/>
    <w:rsid w:val="00DA613F"/>
    <w:rsid w:val="00DA6586"/>
    <w:rsid w:val="00DB1CF6"/>
    <w:rsid w:val="00DB2A15"/>
    <w:rsid w:val="00DB2DB5"/>
    <w:rsid w:val="00DB36DE"/>
    <w:rsid w:val="00DB494A"/>
    <w:rsid w:val="00DB5372"/>
    <w:rsid w:val="00DB6679"/>
    <w:rsid w:val="00DC2702"/>
    <w:rsid w:val="00DC3003"/>
    <w:rsid w:val="00DC3D44"/>
    <w:rsid w:val="00DC5213"/>
    <w:rsid w:val="00DD056A"/>
    <w:rsid w:val="00DD1E48"/>
    <w:rsid w:val="00DD347D"/>
    <w:rsid w:val="00DD396E"/>
    <w:rsid w:val="00DD74F1"/>
    <w:rsid w:val="00DE0647"/>
    <w:rsid w:val="00DE3F29"/>
    <w:rsid w:val="00DE4C02"/>
    <w:rsid w:val="00DF3005"/>
    <w:rsid w:val="00DF5C3D"/>
    <w:rsid w:val="00DF6EC0"/>
    <w:rsid w:val="00DF7D2D"/>
    <w:rsid w:val="00E00B01"/>
    <w:rsid w:val="00E00F32"/>
    <w:rsid w:val="00E11E6B"/>
    <w:rsid w:val="00E20D16"/>
    <w:rsid w:val="00E220A7"/>
    <w:rsid w:val="00E238F3"/>
    <w:rsid w:val="00E24E90"/>
    <w:rsid w:val="00E26978"/>
    <w:rsid w:val="00E31D18"/>
    <w:rsid w:val="00E37E15"/>
    <w:rsid w:val="00E4142E"/>
    <w:rsid w:val="00E4572B"/>
    <w:rsid w:val="00E46EDA"/>
    <w:rsid w:val="00E51DC2"/>
    <w:rsid w:val="00E53CF4"/>
    <w:rsid w:val="00E5716C"/>
    <w:rsid w:val="00E60438"/>
    <w:rsid w:val="00E65515"/>
    <w:rsid w:val="00E65A55"/>
    <w:rsid w:val="00E6705C"/>
    <w:rsid w:val="00E75F55"/>
    <w:rsid w:val="00E93151"/>
    <w:rsid w:val="00E93D60"/>
    <w:rsid w:val="00E94C6D"/>
    <w:rsid w:val="00E9533B"/>
    <w:rsid w:val="00EA06B3"/>
    <w:rsid w:val="00EA4274"/>
    <w:rsid w:val="00EA6C70"/>
    <w:rsid w:val="00EB2CA1"/>
    <w:rsid w:val="00EB547A"/>
    <w:rsid w:val="00EB682C"/>
    <w:rsid w:val="00EB6D59"/>
    <w:rsid w:val="00EC1C05"/>
    <w:rsid w:val="00EC2B1D"/>
    <w:rsid w:val="00EC2CE8"/>
    <w:rsid w:val="00EC442A"/>
    <w:rsid w:val="00ED3C6D"/>
    <w:rsid w:val="00EE1F32"/>
    <w:rsid w:val="00EE598D"/>
    <w:rsid w:val="00EF028E"/>
    <w:rsid w:val="00EF3766"/>
    <w:rsid w:val="00EF52D4"/>
    <w:rsid w:val="00EF76FA"/>
    <w:rsid w:val="00F032D5"/>
    <w:rsid w:val="00F04506"/>
    <w:rsid w:val="00F075FB"/>
    <w:rsid w:val="00F129AE"/>
    <w:rsid w:val="00F13405"/>
    <w:rsid w:val="00F166C3"/>
    <w:rsid w:val="00F16AC9"/>
    <w:rsid w:val="00F16C49"/>
    <w:rsid w:val="00F173EE"/>
    <w:rsid w:val="00F21B88"/>
    <w:rsid w:val="00F23A74"/>
    <w:rsid w:val="00F25F07"/>
    <w:rsid w:val="00F265B2"/>
    <w:rsid w:val="00F3009A"/>
    <w:rsid w:val="00F321B5"/>
    <w:rsid w:val="00F3628E"/>
    <w:rsid w:val="00F36BB1"/>
    <w:rsid w:val="00F37DA3"/>
    <w:rsid w:val="00F40435"/>
    <w:rsid w:val="00F42F09"/>
    <w:rsid w:val="00F44373"/>
    <w:rsid w:val="00F4555A"/>
    <w:rsid w:val="00F51DFC"/>
    <w:rsid w:val="00F5491C"/>
    <w:rsid w:val="00F56C35"/>
    <w:rsid w:val="00F668C5"/>
    <w:rsid w:val="00F67D13"/>
    <w:rsid w:val="00F715D4"/>
    <w:rsid w:val="00F71A09"/>
    <w:rsid w:val="00F76CF7"/>
    <w:rsid w:val="00F81C00"/>
    <w:rsid w:val="00F841F3"/>
    <w:rsid w:val="00F856DF"/>
    <w:rsid w:val="00F90100"/>
    <w:rsid w:val="00F90677"/>
    <w:rsid w:val="00F9207E"/>
    <w:rsid w:val="00F9231F"/>
    <w:rsid w:val="00F930EB"/>
    <w:rsid w:val="00F9771F"/>
    <w:rsid w:val="00FA4115"/>
    <w:rsid w:val="00FA5C6E"/>
    <w:rsid w:val="00FB1231"/>
    <w:rsid w:val="00FB51C3"/>
    <w:rsid w:val="00FB6F2A"/>
    <w:rsid w:val="00FC263F"/>
    <w:rsid w:val="00FC4A41"/>
    <w:rsid w:val="00FC5AB9"/>
    <w:rsid w:val="00FC6824"/>
    <w:rsid w:val="00FC73A1"/>
    <w:rsid w:val="00FE13F5"/>
    <w:rsid w:val="00FE22D1"/>
    <w:rsid w:val="00FE23CD"/>
    <w:rsid w:val="00FE435B"/>
    <w:rsid w:val="00FE4EB2"/>
    <w:rsid w:val="00FE51F0"/>
    <w:rsid w:val="00FE7CDD"/>
    <w:rsid w:val="00FF1693"/>
    <w:rsid w:val="00FF21CA"/>
    <w:rsid w:val="00FF2653"/>
    <w:rsid w:val="00FF3D4E"/>
    <w:rsid w:val="00FF46AE"/>
    <w:rsid w:val="00FF481C"/>
    <w:rsid w:val="00FF5660"/>
    <w:rsid w:val="058506B4"/>
    <w:rsid w:val="07D5452F"/>
    <w:rsid w:val="084E2039"/>
    <w:rsid w:val="10F11E3B"/>
    <w:rsid w:val="14221D1C"/>
    <w:rsid w:val="151B4EE0"/>
    <w:rsid w:val="179B4100"/>
    <w:rsid w:val="1EDA7785"/>
    <w:rsid w:val="1F7A4A36"/>
    <w:rsid w:val="258B750E"/>
    <w:rsid w:val="2B8D005F"/>
    <w:rsid w:val="39562B33"/>
    <w:rsid w:val="3D1E400C"/>
    <w:rsid w:val="3F755404"/>
    <w:rsid w:val="400F7885"/>
    <w:rsid w:val="40934C2B"/>
    <w:rsid w:val="49364179"/>
    <w:rsid w:val="4D4D5F74"/>
    <w:rsid w:val="4E824932"/>
    <w:rsid w:val="505805C8"/>
    <w:rsid w:val="54EA0150"/>
    <w:rsid w:val="565B71A4"/>
    <w:rsid w:val="5D502520"/>
    <w:rsid w:val="739958E3"/>
    <w:rsid w:val="74AC4171"/>
    <w:rsid w:val="7BAA0878"/>
    <w:rsid w:val="7EFB96DF"/>
    <w:rsid w:val="7F8A339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6E63E8"/>
  <w15:docId w15:val="{B19E49B1-5953-4034-9014-5D913347E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semiHidden="1" w:uiPriority="99" w:qFormat="1"/>
    <w:lsdException w:name="header" w:uiPriority="99"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qFormat="1"/>
    <w:lsdException w:name="line number" w:qFormat="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0736"/>
    <w:pPr>
      <w:widowControl w:val="0"/>
      <w:jc w:val="both"/>
    </w:pPr>
    <w:rPr>
      <w:kern w:val="2"/>
      <w:sz w:val="21"/>
    </w:rPr>
  </w:style>
  <w:style w:type="paragraph" w:styleId="1">
    <w:name w:val="heading 1"/>
    <w:basedOn w:val="a"/>
    <w:next w:val="a"/>
    <w:qFormat/>
    <w:rsid w:val="0086476F"/>
    <w:pPr>
      <w:widowControl/>
      <w:spacing w:before="100" w:beforeAutospacing="1" w:after="100" w:afterAutospacing="1"/>
      <w:jc w:val="left"/>
      <w:outlineLvl w:val="0"/>
    </w:pPr>
    <w:rPr>
      <w:rFonts w:ascii="宋体" w:hAnsi="宋体" w:cs="宋体"/>
      <w:kern w:val="36"/>
      <w:sz w:val="18"/>
      <w:szCs w:val="18"/>
    </w:rPr>
  </w:style>
  <w:style w:type="paragraph" w:styleId="2">
    <w:name w:val="heading 2"/>
    <w:basedOn w:val="a"/>
    <w:next w:val="a"/>
    <w:link w:val="2Char"/>
    <w:semiHidden/>
    <w:unhideWhenUsed/>
    <w:qFormat/>
    <w:rsid w:val="00A8196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semiHidden/>
    <w:unhideWhenUsed/>
    <w:qFormat/>
    <w:rsid w:val="00A8196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rsid w:val="0086476F"/>
    <w:pPr>
      <w:ind w:firstLineChars="200" w:firstLine="420"/>
    </w:pPr>
  </w:style>
  <w:style w:type="paragraph" w:styleId="a4">
    <w:name w:val="caption"/>
    <w:basedOn w:val="a"/>
    <w:next w:val="a"/>
    <w:uiPriority w:val="35"/>
    <w:unhideWhenUsed/>
    <w:qFormat/>
    <w:rsid w:val="0086476F"/>
    <w:rPr>
      <w:rFonts w:asciiTheme="majorHAnsi" w:eastAsia="黑体" w:hAnsiTheme="majorHAnsi" w:cstheme="majorBidi"/>
      <w:sz w:val="20"/>
    </w:rPr>
  </w:style>
  <w:style w:type="paragraph" w:styleId="a5">
    <w:name w:val="annotation text"/>
    <w:basedOn w:val="a"/>
    <w:link w:val="Char"/>
    <w:uiPriority w:val="99"/>
    <w:semiHidden/>
    <w:qFormat/>
    <w:rsid w:val="0086476F"/>
    <w:pPr>
      <w:jc w:val="left"/>
    </w:pPr>
  </w:style>
  <w:style w:type="paragraph" w:styleId="a6">
    <w:name w:val="Body Text"/>
    <w:basedOn w:val="a"/>
    <w:qFormat/>
    <w:rsid w:val="0086476F"/>
    <w:rPr>
      <w:sz w:val="28"/>
    </w:rPr>
  </w:style>
  <w:style w:type="paragraph" w:styleId="20">
    <w:name w:val="Body Text Indent 2"/>
    <w:basedOn w:val="a"/>
    <w:qFormat/>
    <w:rsid w:val="0086476F"/>
    <w:pPr>
      <w:spacing w:after="120" w:line="480" w:lineRule="auto"/>
      <w:ind w:leftChars="200" w:left="420"/>
    </w:pPr>
  </w:style>
  <w:style w:type="paragraph" w:styleId="a7">
    <w:name w:val="Balloon Text"/>
    <w:basedOn w:val="a"/>
    <w:link w:val="Char0"/>
    <w:uiPriority w:val="99"/>
    <w:semiHidden/>
    <w:qFormat/>
    <w:rsid w:val="0086476F"/>
    <w:rPr>
      <w:sz w:val="18"/>
      <w:szCs w:val="18"/>
    </w:rPr>
  </w:style>
  <w:style w:type="paragraph" w:styleId="a8">
    <w:name w:val="footer"/>
    <w:basedOn w:val="a"/>
    <w:qFormat/>
    <w:rsid w:val="0086476F"/>
    <w:pPr>
      <w:tabs>
        <w:tab w:val="center" w:pos="4153"/>
        <w:tab w:val="right" w:pos="8306"/>
      </w:tabs>
      <w:snapToGrid w:val="0"/>
      <w:jc w:val="left"/>
    </w:pPr>
    <w:rPr>
      <w:sz w:val="18"/>
    </w:rPr>
  </w:style>
  <w:style w:type="paragraph" w:styleId="a9">
    <w:name w:val="header"/>
    <w:basedOn w:val="a"/>
    <w:uiPriority w:val="99"/>
    <w:qFormat/>
    <w:rsid w:val="0086476F"/>
    <w:pPr>
      <w:pBdr>
        <w:bottom w:val="single" w:sz="6" w:space="1" w:color="auto"/>
      </w:pBdr>
      <w:tabs>
        <w:tab w:val="center" w:pos="4153"/>
        <w:tab w:val="right" w:pos="8306"/>
      </w:tabs>
      <w:snapToGrid w:val="0"/>
      <w:jc w:val="center"/>
    </w:pPr>
    <w:rPr>
      <w:sz w:val="18"/>
      <w:szCs w:val="18"/>
    </w:rPr>
  </w:style>
  <w:style w:type="paragraph" w:styleId="aa">
    <w:name w:val="Normal (Web)"/>
    <w:basedOn w:val="a"/>
    <w:link w:val="Char1"/>
    <w:uiPriority w:val="99"/>
    <w:qFormat/>
    <w:rsid w:val="0086476F"/>
    <w:pPr>
      <w:widowControl/>
      <w:spacing w:before="15" w:after="15"/>
      <w:jc w:val="left"/>
    </w:pPr>
    <w:rPr>
      <w:rFonts w:ascii="宋体" w:hAnsi="宋体" w:cs="宋体"/>
      <w:color w:val="000000"/>
      <w:kern w:val="0"/>
      <w:sz w:val="20"/>
    </w:rPr>
  </w:style>
  <w:style w:type="paragraph" w:styleId="ab">
    <w:name w:val="annotation subject"/>
    <w:basedOn w:val="a5"/>
    <w:next w:val="a5"/>
    <w:link w:val="Char2"/>
    <w:uiPriority w:val="99"/>
    <w:semiHidden/>
    <w:qFormat/>
    <w:rsid w:val="0086476F"/>
    <w:rPr>
      <w:b/>
      <w:bCs/>
    </w:rPr>
  </w:style>
  <w:style w:type="table" w:styleId="ac">
    <w:name w:val="Table Grid"/>
    <w:basedOn w:val="a1"/>
    <w:uiPriority w:val="39"/>
    <w:qFormat/>
    <w:rsid w:val="0086476F"/>
    <w:pPr>
      <w:spacing w:line="300" w:lineRule="auto"/>
      <w:jc w:val="both"/>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sid w:val="0086476F"/>
    <w:rPr>
      <w:b/>
      <w:bCs/>
    </w:rPr>
  </w:style>
  <w:style w:type="character" w:styleId="ae">
    <w:name w:val="page number"/>
    <w:basedOn w:val="a0"/>
    <w:qFormat/>
    <w:rsid w:val="0086476F"/>
  </w:style>
  <w:style w:type="character" w:styleId="af">
    <w:name w:val="line number"/>
    <w:basedOn w:val="a0"/>
    <w:qFormat/>
    <w:rsid w:val="0086476F"/>
  </w:style>
  <w:style w:type="character" w:styleId="af0">
    <w:name w:val="Hyperlink"/>
    <w:qFormat/>
    <w:rsid w:val="0086476F"/>
    <w:rPr>
      <w:color w:val="261CDC"/>
      <w:u w:val="single"/>
    </w:rPr>
  </w:style>
  <w:style w:type="character" w:styleId="af1">
    <w:name w:val="annotation reference"/>
    <w:uiPriority w:val="99"/>
    <w:semiHidden/>
    <w:qFormat/>
    <w:rsid w:val="0086476F"/>
    <w:rPr>
      <w:sz w:val="21"/>
      <w:szCs w:val="21"/>
    </w:rPr>
  </w:style>
  <w:style w:type="character" w:customStyle="1" w:styleId="MTDisplayEquationChar">
    <w:name w:val="MTDisplayEquation Char"/>
    <w:link w:val="MTDisplayEquation"/>
    <w:qFormat/>
    <w:rsid w:val="0086476F"/>
    <w:rPr>
      <w:kern w:val="2"/>
      <w:sz w:val="24"/>
      <w:szCs w:val="24"/>
    </w:rPr>
  </w:style>
  <w:style w:type="paragraph" w:customStyle="1" w:styleId="MTDisplayEquation">
    <w:name w:val="MTDisplayEquation"/>
    <w:basedOn w:val="a"/>
    <w:link w:val="MTDisplayEquationChar"/>
    <w:qFormat/>
    <w:rsid w:val="0086476F"/>
    <w:pPr>
      <w:tabs>
        <w:tab w:val="center" w:pos="4540"/>
      </w:tabs>
      <w:spacing w:line="360" w:lineRule="auto"/>
      <w:ind w:firstLineChars="200" w:firstLine="480"/>
    </w:pPr>
    <w:rPr>
      <w:sz w:val="24"/>
      <w:szCs w:val="24"/>
    </w:rPr>
  </w:style>
  <w:style w:type="character" w:customStyle="1" w:styleId="info2">
    <w:name w:val="info2"/>
    <w:basedOn w:val="a0"/>
    <w:qFormat/>
    <w:rsid w:val="0086476F"/>
  </w:style>
  <w:style w:type="character" w:customStyle="1" w:styleId="CharChar">
    <w:name w:val="Char Char"/>
    <w:qFormat/>
    <w:locked/>
    <w:rsid w:val="0086476F"/>
    <w:rPr>
      <w:rFonts w:eastAsia="宋体"/>
      <w:kern w:val="2"/>
      <w:sz w:val="18"/>
      <w:szCs w:val="18"/>
      <w:lang w:val="en-US" w:eastAsia="zh-CN" w:bidi="ar-SA"/>
    </w:rPr>
  </w:style>
  <w:style w:type="character" w:customStyle="1" w:styleId="Char0">
    <w:name w:val="批注框文本 Char"/>
    <w:link w:val="a7"/>
    <w:uiPriority w:val="99"/>
    <w:semiHidden/>
    <w:qFormat/>
    <w:rsid w:val="0086476F"/>
    <w:rPr>
      <w:kern w:val="2"/>
      <w:sz w:val="18"/>
      <w:szCs w:val="18"/>
    </w:rPr>
  </w:style>
  <w:style w:type="paragraph" w:customStyle="1" w:styleId="summary">
    <w:name w:val="summary"/>
    <w:basedOn w:val="a"/>
    <w:qFormat/>
    <w:rsid w:val="0086476F"/>
    <w:pPr>
      <w:widowControl/>
      <w:spacing w:before="100" w:beforeAutospacing="1" w:after="100" w:afterAutospacing="1"/>
      <w:jc w:val="left"/>
    </w:pPr>
    <w:rPr>
      <w:rFonts w:ascii="宋体" w:hAnsi="宋体" w:cs="宋体"/>
      <w:kern w:val="0"/>
      <w:sz w:val="24"/>
      <w:szCs w:val="24"/>
    </w:rPr>
  </w:style>
  <w:style w:type="character" w:customStyle="1" w:styleId="Char">
    <w:name w:val="批注文字 Char"/>
    <w:link w:val="a5"/>
    <w:uiPriority w:val="99"/>
    <w:semiHidden/>
    <w:qFormat/>
    <w:rsid w:val="0086476F"/>
    <w:rPr>
      <w:kern w:val="2"/>
      <w:sz w:val="21"/>
    </w:rPr>
  </w:style>
  <w:style w:type="character" w:customStyle="1" w:styleId="Char2">
    <w:name w:val="批注主题 Char"/>
    <w:link w:val="ab"/>
    <w:uiPriority w:val="99"/>
    <w:semiHidden/>
    <w:qFormat/>
    <w:rsid w:val="0086476F"/>
    <w:rPr>
      <w:b/>
      <w:bCs/>
      <w:kern w:val="2"/>
      <w:sz w:val="21"/>
    </w:rPr>
  </w:style>
  <w:style w:type="paragraph" w:customStyle="1" w:styleId="10">
    <w:name w:val="修订1"/>
    <w:hidden/>
    <w:uiPriority w:val="99"/>
    <w:semiHidden/>
    <w:qFormat/>
    <w:rsid w:val="0086476F"/>
    <w:rPr>
      <w:kern w:val="2"/>
      <w:sz w:val="21"/>
      <w:szCs w:val="24"/>
    </w:rPr>
  </w:style>
  <w:style w:type="character" w:styleId="af2">
    <w:name w:val="Placeholder Text"/>
    <w:basedOn w:val="a0"/>
    <w:uiPriority w:val="99"/>
    <w:unhideWhenUsed/>
    <w:qFormat/>
    <w:rsid w:val="0086476F"/>
    <w:rPr>
      <w:color w:val="808080"/>
    </w:rPr>
  </w:style>
  <w:style w:type="paragraph" w:customStyle="1" w:styleId="af3">
    <w:name w:val="表格"/>
    <w:basedOn w:val="a"/>
    <w:link w:val="af4"/>
    <w:qFormat/>
    <w:rsid w:val="0086476F"/>
    <w:pPr>
      <w:widowControl/>
      <w:spacing w:line="300" w:lineRule="auto"/>
      <w:jc w:val="center"/>
    </w:pPr>
    <w:rPr>
      <w:sz w:val="24"/>
      <w:szCs w:val="24"/>
    </w:rPr>
  </w:style>
  <w:style w:type="character" w:customStyle="1" w:styleId="af4">
    <w:name w:val="表格 字符"/>
    <w:basedOn w:val="a0"/>
    <w:link w:val="af3"/>
    <w:qFormat/>
    <w:rsid w:val="0086476F"/>
    <w:rPr>
      <w:kern w:val="2"/>
      <w:sz w:val="24"/>
      <w:szCs w:val="24"/>
    </w:rPr>
  </w:style>
  <w:style w:type="paragraph" w:styleId="af5">
    <w:name w:val="List Paragraph"/>
    <w:basedOn w:val="a"/>
    <w:uiPriority w:val="99"/>
    <w:qFormat/>
    <w:rsid w:val="0086476F"/>
    <w:pPr>
      <w:ind w:firstLineChars="200" w:firstLine="420"/>
    </w:pPr>
    <w:rPr>
      <w:rFonts w:asciiTheme="minorHAnsi" w:eastAsiaTheme="minorEastAsia" w:hAnsiTheme="minorHAnsi" w:cstheme="minorBidi"/>
      <w:szCs w:val="22"/>
    </w:rPr>
  </w:style>
  <w:style w:type="paragraph" w:customStyle="1" w:styleId="d2035">
    <w:name w:val="样式 正文缩进d + 首行缩进:  2 字符 段前: 0.35 行"/>
    <w:basedOn w:val="a3"/>
    <w:qFormat/>
    <w:rsid w:val="0086476F"/>
    <w:pPr>
      <w:adjustRightInd w:val="0"/>
      <w:snapToGrid w:val="0"/>
      <w:spacing w:beforeLines="35" w:line="460" w:lineRule="exact"/>
      <w:ind w:firstLine="560"/>
      <w:textAlignment w:val="baseline"/>
    </w:pPr>
    <w:rPr>
      <w:rFonts w:eastAsia="楷体_GB2312"/>
      <w:snapToGrid w:val="0"/>
      <w:kern w:val="0"/>
      <w:sz w:val="28"/>
      <w:lang w:val="zh-CN"/>
    </w:rPr>
  </w:style>
  <w:style w:type="character" w:customStyle="1" w:styleId="Char1">
    <w:name w:val="普通(网站) Char"/>
    <w:basedOn w:val="a0"/>
    <w:link w:val="aa"/>
    <w:uiPriority w:val="99"/>
    <w:rsid w:val="0086476F"/>
    <w:rPr>
      <w:rFonts w:ascii="宋体" w:hAnsi="宋体" w:cs="宋体"/>
      <w:color w:val="000000"/>
    </w:rPr>
  </w:style>
  <w:style w:type="paragraph" w:styleId="af6">
    <w:name w:val="Revision"/>
    <w:hidden/>
    <w:uiPriority w:val="99"/>
    <w:semiHidden/>
    <w:rsid w:val="00536485"/>
    <w:rPr>
      <w:kern w:val="2"/>
      <w:sz w:val="21"/>
    </w:rPr>
  </w:style>
  <w:style w:type="character" w:customStyle="1" w:styleId="2Char">
    <w:name w:val="标题 2 Char"/>
    <w:basedOn w:val="a0"/>
    <w:link w:val="2"/>
    <w:semiHidden/>
    <w:rsid w:val="00A81960"/>
    <w:rPr>
      <w:rFonts w:asciiTheme="majorHAnsi" w:eastAsiaTheme="majorEastAsia" w:hAnsiTheme="majorHAnsi" w:cstheme="majorBidi"/>
      <w:color w:val="365F91" w:themeColor="accent1" w:themeShade="BF"/>
      <w:kern w:val="2"/>
      <w:sz w:val="26"/>
      <w:szCs w:val="26"/>
    </w:rPr>
  </w:style>
  <w:style w:type="character" w:customStyle="1" w:styleId="3Char">
    <w:name w:val="标题 3 Char"/>
    <w:basedOn w:val="a0"/>
    <w:link w:val="3"/>
    <w:semiHidden/>
    <w:rsid w:val="00A81960"/>
    <w:rPr>
      <w:rFonts w:asciiTheme="majorHAnsi" w:eastAsiaTheme="majorEastAsia" w:hAnsiTheme="majorHAnsi" w:cstheme="majorBidi"/>
      <w:color w:val="243F60" w:themeColor="accent1" w:themeShade="7F"/>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6.png"/><Relationship Id="rId28" Type="http://schemas.microsoft.com/office/2016/09/relationships/commentsIds" Target="commentsIds.xml"/><Relationship Id="rId10" Type="http://schemas.microsoft.com/office/2011/relationships/commentsExtended" Target="commentsExtended.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19968;&#31181;&#38567;&#27934;&#28151;&#20957;&#22303;&#34924;&#30732;&#35010;&#32541;&#22581;&#28431;&#27700;&#19979;&#35013;&#32622;&#21450;&#20854;&#20316;&#19994;&#26041;&#27861;%20%20&#21021;&#31295;%2020220414%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style>
        <a:lnRef idx="1">
          <a:schemeClr val="accent1"/>
        </a:lnRef>
        <a:fillRef idx="0">
          <a:schemeClr val="accent1"/>
        </a:fillRef>
        <a:effectRef idx="0">
          <a:schemeClr val="accent1"/>
        </a:effectRef>
        <a:fontRef idx="minor">
          <a:schemeClr val="tx1"/>
        </a:fontRef>
      </a:style>
    </a:sp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8"/>
    <customShpInfo spid="_x0000_s2057"/>
    <customShpInfo spid="_x0000_s2054"/>
    <customShpInfo spid="_x0000_s2053"/>
    <customShpInfo spid="_x0000_s2060"/>
    <customShpInfo spid="_x0000_s2061"/>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C571B2-FDD3-4F81-9DD7-7F85274BABF5}">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一种隧洞混凝土衬砌裂缝堵漏水下装置及其作业方法  初稿 20220414 .dotx</Template>
  <TotalTime>0</TotalTime>
  <Pages>31</Pages>
  <Words>3475</Words>
  <Characters>19814</Characters>
  <Application>Microsoft Office Word</Application>
  <DocSecurity>0</DocSecurity>
  <Lines>165</Lines>
  <Paragraphs>46</Paragraphs>
  <ScaleCrop>false</ScaleCrop>
  <Company>sipo</Company>
  <LinksUpToDate>false</LinksUpToDate>
  <CharactersWithSpaces>23243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Administrator</dc:creator>
  <cp:lastModifiedBy>于琪</cp:lastModifiedBy>
  <cp:revision>67</cp:revision>
  <cp:lastPrinted>2026-07-15T03:38:00Z</cp:lastPrinted>
  <dcterms:created xsi:type="dcterms:W3CDTF">2026-07-14T02:36:00Z</dcterms:created>
  <dcterms:modified xsi:type="dcterms:W3CDTF">2026-08-12T09:01:00Z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696BA5F7107A49F3914A417AF420E108</vt:lpwstr>
  </property>
  <property fmtid="{D5CDD505-2E9C-101B-9397-08002B2CF9AE}" pid="4" name="MTWinEqns">
    <vt:bool>true</vt:bool>
  </property>
</Properties>
</file>